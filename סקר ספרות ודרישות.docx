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0215A9" w14:textId="1F32E18A" w:rsidR="00A833B4" w:rsidRPr="007B29AD" w:rsidRDefault="00DD35DB" w:rsidP="00DD35DB">
      <w:pPr>
        <w:bidi/>
        <w:jc w:val="center"/>
        <w:rPr>
          <w:rFonts w:ascii="David" w:hAnsi="David" w:cs="David"/>
          <w:b/>
          <w:bCs/>
          <w:sz w:val="28"/>
          <w:szCs w:val="28"/>
          <w:rtl/>
        </w:rPr>
      </w:pPr>
      <w:r w:rsidRPr="007B29AD">
        <w:rPr>
          <w:rFonts w:ascii="David" w:hAnsi="David" w:cs="David"/>
          <w:b/>
          <w:bCs/>
          <w:sz w:val="28"/>
          <w:szCs w:val="28"/>
          <w:rtl/>
        </w:rPr>
        <w:t>סקר ספרות ודרישות:</w:t>
      </w:r>
    </w:p>
    <w:p w14:paraId="0D05A819" w14:textId="71105195" w:rsidR="00DD35DB" w:rsidRPr="007B29AD" w:rsidRDefault="00DD35DB" w:rsidP="00EB36AC">
      <w:pPr>
        <w:bidi/>
        <w:rPr>
          <w:rFonts w:ascii="David" w:hAnsi="David" w:cs="David"/>
          <w:b/>
          <w:bCs/>
          <w:sz w:val="24"/>
          <w:szCs w:val="24"/>
          <w:u w:val="single"/>
          <w:rtl/>
        </w:rPr>
      </w:pPr>
      <w:r w:rsidRPr="007B29AD">
        <w:rPr>
          <w:rFonts w:ascii="David" w:hAnsi="David" w:cs="David"/>
          <w:b/>
          <w:bCs/>
          <w:sz w:val="24"/>
          <w:szCs w:val="24"/>
          <w:u w:val="single"/>
          <w:rtl/>
        </w:rPr>
        <w:t xml:space="preserve">חלק </w:t>
      </w:r>
      <w:r w:rsidR="00D95944" w:rsidRPr="007B29AD">
        <w:rPr>
          <w:rFonts w:ascii="David" w:hAnsi="David" w:cs="David"/>
          <w:b/>
          <w:bCs/>
          <w:sz w:val="24"/>
          <w:szCs w:val="24"/>
          <w:u w:val="single"/>
          <w:rtl/>
        </w:rPr>
        <w:t>א'</w:t>
      </w:r>
      <w:r w:rsidR="00EB36AC" w:rsidRPr="007B29AD">
        <w:rPr>
          <w:rFonts w:ascii="David" w:hAnsi="David" w:cs="David"/>
          <w:b/>
          <w:bCs/>
          <w:sz w:val="24"/>
          <w:szCs w:val="24"/>
          <w:u w:val="single"/>
          <w:rtl/>
        </w:rPr>
        <w:t xml:space="preserve">: </w:t>
      </w:r>
    </w:p>
    <w:p w14:paraId="5CCC8EC1" w14:textId="2D15FC71" w:rsidR="004F27AF" w:rsidRDefault="00EB36AC" w:rsidP="004F27AF">
      <w:pPr>
        <w:pStyle w:val="ListParagraph"/>
        <w:numPr>
          <w:ilvl w:val="0"/>
          <w:numId w:val="5"/>
        </w:numPr>
        <w:bidi/>
        <w:rPr>
          <w:ins w:id="0" w:author="עילי פרידמן" w:date="2019-12-08T17:59:00Z"/>
          <w:rFonts w:ascii="David" w:hAnsi="David" w:cs="David"/>
          <w:sz w:val="24"/>
          <w:szCs w:val="24"/>
        </w:rPr>
      </w:pPr>
      <w:r w:rsidRPr="007B29AD">
        <w:rPr>
          <w:rFonts w:ascii="David" w:hAnsi="David" w:cs="David"/>
          <w:sz w:val="24"/>
          <w:szCs w:val="24"/>
          <w:rtl/>
        </w:rPr>
        <w:t>תקציר:</w:t>
      </w:r>
      <w:ins w:id="1" w:author="עילי פרידמן" w:date="2019-12-08T17:44:00Z">
        <w:r w:rsidR="00945CCD">
          <w:rPr>
            <w:rFonts w:ascii="David" w:hAnsi="David" w:cs="David"/>
            <w:sz w:val="24"/>
            <w:szCs w:val="24"/>
            <w:rtl/>
          </w:rPr>
          <w:br/>
        </w:r>
        <w:r w:rsidR="00945CCD">
          <w:rPr>
            <w:rFonts w:ascii="David" w:hAnsi="David" w:cs="David" w:hint="cs"/>
            <w:sz w:val="24"/>
            <w:szCs w:val="24"/>
            <w:rtl/>
          </w:rPr>
          <w:t>במרוצת השנים, כחלק מפיתוחי הטכנולוגיות השונות</w:t>
        </w:r>
      </w:ins>
      <w:ins w:id="2" w:author="עילי פרידמן" w:date="2019-12-08T17:45:00Z">
        <w:r w:rsidR="00945CCD">
          <w:rPr>
            <w:rFonts w:ascii="David" w:hAnsi="David" w:cs="David" w:hint="cs"/>
            <w:sz w:val="24"/>
            <w:szCs w:val="24"/>
            <w:rtl/>
          </w:rPr>
          <w:t xml:space="preserve">, גם </w:t>
        </w:r>
      </w:ins>
      <w:ins w:id="3" w:author="עילי פרידמן" w:date="2019-12-08T17:51:00Z">
        <w:r w:rsidR="00FE2522">
          <w:rPr>
            <w:rFonts w:ascii="David" w:hAnsi="David" w:cs="David" w:hint="cs"/>
            <w:sz w:val="24"/>
            <w:szCs w:val="24"/>
            <w:rtl/>
          </w:rPr>
          <w:t xml:space="preserve">המידע אשר נמצא </w:t>
        </w:r>
      </w:ins>
      <w:ins w:id="4" w:author="עילי פרידמן" w:date="2019-12-08T17:45:00Z">
        <w:r w:rsidR="00945CCD">
          <w:rPr>
            <w:rFonts w:ascii="David" w:hAnsi="David" w:cs="David" w:hint="cs"/>
            <w:sz w:val="24"/>
            <w:szCs w:val="24"/>
            <w:rtl/>
          </w:rPr>
          <w:t>ברשת קיבל תצורה חדשה שמתעצבת ומתגברת עד לימים אלו.</w:t>
        </w:r>
        <w:r w:rsidR="00945CCD">
          <w:rPr>
            <w:rFonts w:ascii="David" w:hAnsi="David" w:cs="David"/>
            <w:sz w:val="24"/>
            <w:szCs w:val="24"/>
            <w:rtl/>
          </w:rPr>
          <w:br/>
        </w:r>
        <w:r w:rsidR="00945CCD">
          <w:rPr>
            <w:rFonts w:ascii="David" w:hAnsi="David" w:cs="David" w:hint="cs"/>
            <w:sz w:val="24"/>
            <w:szCs w:val="24"/>
            <w:rtl/>
          </w:rPr>
          <w:t>ראשית,</w:t>
        </w:r>
      </w:ins>
      <w:ins w:id="5" w:author="עילי פרידמן" w:date="2019-12-08T17:46:00Z">
        <w:r w:rsidR="00945CCD">
          <w:rPr>
            <w:rFonts w:ascii="David" w:hAnsi="David" w:cs="David" w:hint="cs"/>
            <w:sz w:val="24"/>
            <w:szCs w:val="24"/>
            <w:rtl/>
          </w:rPr>
          <w:t xml:space="preserve"> הנגישות למידע הפכה לפשוטה יותר בעב</w:t>
        </w:r>
        <w:r w:rsidR="00FE2522">
          <w:rPr>
            <w:rFonts w:ascii="David" w:hAnsi="David" w:cs="David" w:hint="cs"/>
            <w:sz w:val="24"/>
            <w:szCs w:val="24"/>
            <w:rtl/>
          </w:rPr>
          <w:t>ור המשתמשים</w:t>
        </w:r>
      </w:ins>
      <w:ins w:id="6" w:author="עילי פרידמן" w:date="2019-12-08T17:52:00Z">
        <w:r w:rsidR="00FE2522">
          <w:rPr>
            <w:rFonts w:ascii="David" w:hAnsi="David" w:cs="David" w:hint="cs"/>
            <w:sz w:val="24"/>
            <w:szCs w:val="24"/>
            <w:rtl/>
          </w:rPr>
          <w:t xml:space="preserve"> השונים</w:t>
        </w:r>
      </w:ins>
      <w:ins w:id="7" w:author="עילי פרידמן" w:date="2019-12-08T17:46:00Z">
        <w:r w:rsidR="00FE2522">
          <w:rPr>
            <w:rFonts w:ascii="David" w:hAnsi="David" w:cs="David" w:hint="cs"/>
            <w:sz w:val="24"/>
            <w:szCs w:val="24"/>
            <w:rtl/>
          </w:rPr>
          <w:t xml:space="preserve"> </w:t>
        </w:r>
      </w:ins>
      <w:ins w:id="8" w:author="עילי פרידמן" w:date="2019-12-08T17:47:00Z">
        <w:r w:rsidR="00FE2522">
          <w:rPr>
            <w:rFonts w:ascii="David" w:hAnsi="David" w:cs="David" w:hint="cs"/>
            <w:sz w:val="24"/>
            <w:szCs w:val="24"/>
            <w:rtl/>
          </w:rPr>
          <w:t>וכך גם העלא</w:t>
        </w:r>
      </w:ins>
      <w:ins w:id="9" w:author="עילי פרידמן" w:date="2019-12-08T17:52:00Z">
        <w:r w:rsidR="00FE2522">
          <w:rPr>
            <w:rFonts w:ascii="David" w:hAnsi="David" w:cs="David" w:hint="cs"/>
            <w:sz w:val="24"/>
            <w:szCs w:val="24"/>
            <w:rtl/>
          </w:rPr>
          <w:t>ת</w:t>
        </w:r>
      </w:ins>
      <w:ins w:id="10" w:author="עילי פרידמן" w:date="2019-12-08T17:55:00Z">
        <w:r w:rsidR="00FE2522">
          <w:rPr>
            <w:rFonts w:ascii="David" w:hAnsi="David" w:cs="David" w:hint="cs"/>
            <w:sz w:val="24"/>
            <w:szCs w:val="24"/>
            <w:rtl/>
          </w:rPr>
          <w:t>ו</w:t>
        </w:r>
      </w:ins>
      <w:ins w:id="11" w:author="עילי פרידמן" w:date="2019-12-08T18:00:00Z">
        <w:r w:rsidR="004F27AF">
          <w:rPr>
            <w:rFonts w:ascii="David" w:hAnsi="David" w:cs="David" w:hint="cs"/>
            <w:sz w:val="24"/>
            <w:szCs w:val="24"/>
            <w:rtl/>
          </w:rPr>
          <w:t xml:space="preserve"> לרשת</w:t>
        </w:r>
      </w:ins>
      <w:ins w:id="12" w:author="עילי פרידמן" w:date="2019-12-08T17:53:00Z">
        <w:r w:rsidR="00FE2522">
          <w:rPr>
            <w:rFonts w:ascii="David" w:hAnsi="David" w:cs="David" w:hint="cs"/>
            <w:sz w:val="24"/>
            <w:szCs w:val="24"/>
            <w:rtl/>
          </w:rPr>
          <w:t xml:space="preserve">. </w:t>
        </w:r>
      </w:ins>
      <w:ins w:id="13" w:author="עילי פרידמן" w:date="2019-12-08T17:55:00Z">
        <w:r w:rsidR="00FE2522">
          <w:rPr>
            <w:rFonts w:ascii="David" w:hAnsi="David" w:cs="David" w:hint="cs"/>
            <w:sz w:val="24"/>
            <w:szCs w:val="24"/>
            <w:rtl/>
          </w:rPr>
          <w:t>כמות מידע גדולה מאוד</w:t>
        </w:r>
      </w:ins>
      <w:ins w:id="14" w:author="עילי פרידמן" w:date="2019-12-08T17:47:00Z">
        <w:r w:rsidR="00FE2522">
          <w:rPr>
            <w:rFonts w:ascii="David" w:hAnsi="David" w:cs="David" w:hint="cs"/>
            <w:sz w:val="24"/>
            <w:szCs w:val="24"/>
            <w:rtl/>
          </w:rPr>
          <w:t xml:space="preserve"> החל</w:t>
        </w:r>
      </w:ins>
      <w:ins w:id="15" w:author="עילי פרידמן" w:date="2019-12-08T17:55:00Z">
        <w:r w:rsidR="00FE2522">
          <w:rPr>
            <w:rFonts w:ascii="David" w:hAnsi="David" w:cs="David" w:hint="cs"/>
            <w:sz w:val="24"/>
            <w:szCs w:val="24"/>
            <w:rtl/>
          </w:rPr>
          <w:t>ה</w:t>
        </w:r>
      </w:ins>
      <w:ins w:id="16" w:author="עילי פרידמן" w:date="2019-12-08T17:47:00Z">
        <w:r w:rsidR="00FE2522">
          <w:rPr>
            <w:rFonts w:ascii="David" w:hAnsi="David" w:cs="David" w:hint="cs"/>
            <w:sz w:val="24"/>
            <w:szCs w:val="24"/>
            <w:rtl/>
          </w:rPr>
          <w:t xml:space="preserve"> להיאגר במקורות</w:t>
        </w:r>
      </w:ins>
      <w:ins w:id="17" w:author="עילי פרידמן" w:date="2019-12-08T17:52:00Z">
        <w:r w:rsidR="00FE2522">
          <w:rPr>
            <w:rFonts w:ascii="David" w:hAnsi="David" w:cs="David" w:hint="cs"/>
            <w:sz w:val="24"/>
            <w:szCs w:val="24"/>
            <w:rtl/>
          </w:rPr>
          <w:t xml:space="preserve"> </w:t>
        </w:r>
      </w:ins>
      <w:ins w:id="18" w:author="עילי פרידמן" w:date="2019-12-08T17:55:00Z">
        <w:r w:rsidR="00FE2522">
          <w:rPr>
            <w:rFonts w:ascii="David" w:hAnsi="David" w:cs="David" w:hint="cs"/>
            <w:sz w:val="24"/>
            <w:szCs w:val="24"/>
            <w:rtl/>
          </w:rPr>
          <w:t>ה</w:t>
        </w:r>
      </w:ins>
      <w:ins w:id="19" w:author="עילי פרידמן" w:date="2019-12-08T17:52:00Z">
        <w:r w:rsidR="00FE2522">
          <w:rPr>
            <w:rFonts w:ascii="David" w:hAnsi="David" w:cs="David" w:hint="cs"/>
            <w:sz w:val="24"/>
            <w:szCs w:val="24"/>
            <w:rtl/>
          </w:rPr>
          <w:t>אחסון</w:t>
        </w:r>
      </w:ins>
      <w:ins w:id="20" w:author="עילי פרידמן" w:date="2019-12-08T17:55:00Z">
        <w:r w:rsidR="00FE2522">
          <w:rPr>
            <w:rFonts w:ascii="David" w:hAnsi="David" w:cs="David" w:hint="cs"/>
            <w:sz w:val="24"/>
            <w:szCs w:val="24"/>
            <w:rtl/>
          </w:rPr>
          <w:t xml:space="preserve"> וחברות שונות היו צריכות להיערך לכך בהתאם</w:t>
        </w:r>
      </w:ins>
      <w:ins w:id="21" w:author="עילי פרידמן" w:date="2019-12-08T17:52:00Z">
        <w:r w:rsidR="00FE2522">
          <w:rPr>
            <w:rFonts w:ascii="David" w:hAnsi="David" w:cs="David" w:hint="cs"/>
            <w:sz w:val="24"/>
            <w:szCs w:val="24"/>
            <w:rtl/>
          </w:rPr>
          <w:t xml:space="preserve">: כאשר </w:t>
        </w:r>
      </w:ins>
      <w:ins w:id="22" w:author="עילי פרידמן" w:date="2019-12-08T17:56:00Z">
        <w:r w:rsidR="00FE2522">
          <w:rPr>
            <w:rFonts w:ascii="David" w:hAnsi="David" w:cs="David" w:hint="cs"/>
            <w:sz w:val="24"/>
            <w:szCs w:val="24"/>
            <w:rtl/>
          </w:rPr>
          <w:t>הפצת מידע</w:t>
        </w:r>
      </w:ins>
      <w:ins w:id="23" w:author="עילי פרידמן" w:date="2019-12-08T17:52:00Z">
        <w:r w:rsidR="00FE2522">
          <w:rPr>
            <w:rFonts w:ascii="David" w:hAnsi="David" w:cs="David" w:hint="cs"/>
            <w:sz w:val="24"/>
            <w:szCs w:val="24"/>
            <w:rtl/>
          </w:rPr>
          <w:t xml:space="preserve"> הפכה לכמעט </w:t>
        </w:r>
      </w:ins>
      <w:ins w:id="24" w:author="עילי פרידמן" w:date="2019-12-08T17:56:00Z">
        <w:r w:rsidR="00FE2522">
          <w:rPr>
            <w:rFonts w:ascii="David" w:hAnsi="David" w:cs="David" w:hint="cs"/>
            <w:sz w:val="24"/>
            <w:szCs w:val="24"/>
            <w:rtl/>
          </w:rPr>
          <w:t xml:space="preserve">פעולה </w:t>
        </w:r>
      </w:ins>
      <w:ins w:id="25" w:author="עילי פרידמן" w:date="2019-12-08T17:52:00Z">
        <w:r w:rsidR="00FE2522">
          <w:rPr>
            <w:rFonts w:ascii="David" w:hAnsi="David" w:cs="David" w:hint="cs"/>
            <w:sz w:val="24"/>
            <w:szCs w:val="24"/>
            <w:rtl/>
          </w:rPr>
          <w:t xml:space="preserve">מידית </w:t>
        </w:r>
        <w:r w:rsidR="00FE2522">
          <w:rPr>
            <w:rFonts w:ascii="David" w:hAnsi="David" w:cs="David"/>
            <w:sz w:val="24"/>
            <w:szCs w:val="24"/>
            <w:rtl/>
          </w:rPr>
          <w:t>–</w:t>
        </w:r>
        <w:r w:rsidR="00FE2522">
          <w:rPr>
            <w:rFonts w:ascii="David" w:hAnsi="David" w:cs="David" w:hint="cs"/>
            <w:sz w:val="24"/>
            <w:szCs w:val="24"/>
            <w:rtl/>
          </w:rPr>
          <w:t xml:space="preserve"> משתמשים רבים החלו לעלות </w:t>
        </w:r>
      </w:ins>
      <w:ins w:id="26" w:author="עילי פרידמן" w:date="2019-12-08T17:56:00Z">
        <w:r w:rsidR="00FE2522">
          <w:rPr>
            <w:rFonts w:ascii="David" w:hAnsi="David" w:cs="David" w:hint="cs"/>
            <w:sz w:val="24"/>
            <w:szCs w:val="24"/>
            <w:rtl/>
          </w:rPr>
          <w:t>"כמעט כל דבר"</w:t>
        </w:r>
      </w:ins>
      <w:ins w:id="27" w:author="עילי פרידמן" w:date="2019-12-08T18:01:00Z">
        <w:r w:rsidR="004F27AF">
          <w:rPr>
            <w:rFonts w:ascii="David" w:hAnsi="David" w:cs="David" w:hint="cs"/>
            <w:sz w:val="24"/>
            <w:szCs w:val="24"/>
            <w:rtl/>
          </w:rPr>
          <w:t xml:space="preserve"> לאן שרצו</w:t>
        </w:r>
      </w:ins>
      <w:ins w:id="28" w:author="עילי פרידמן" w:date="2019-12-08T17:56:00Z">
        <w:r w:rsidR="00FE2522">
          <w:rPr>
            <w:rFonts w:ascii="David" w:hAnsi="David" w:cs="David" w:hint="cs"/>
            <w:sz w:val="24"/>
            <w:szCs w:val="24"/>
            <w:rtl/>
          </w:rPr>
          <w:t>.</w:t>
        </w:r>
        <w:r w:rsidR="004F27AF">
          <w:rPr>
            <w:rFonts w:ascii="David" w:hAnsi="David" w:cs="David" w:hint="cs"/>
            <w:sz w:val="24"/>
            <w:szCs w:val="24"/>
            <w:rtl/>
          </w:rPr>
          <w:t xml:space="preserve"> בנוסף</w:t>
        </w:r>
      </w:ins>
      <w:ins w:id="29" w:author="עילי פרידמן" w:date="2019-12-08T17:35:00Z">
        <w:r w:rsidR="00945CCD">
          <w:rPr>
            <w:rFonts w:ascii="David" w:hAnsi="David" w:cs="David" w:hint="cs"/>
            <w:sz w:val="24"/>
            <w:szCs w:val="24"/>
            <w:rtl/>
          </w:rPr>
          <w:t xml:space="preserve">, מן העובדה שהמידע </w:t>
        </w:r>
      </w:ins>
      <w:ins w:id="30" w:author="עילי פרידמן" w:date="2019-12-08T18:01:00Z">
        <w:r w:rsidR="004F27AF">
          <w:rPr>
            <w:rFonts w:ascii="David" w:hAnsi="David" w:cs="David" w:hint="cs"/>
            <w:sz w:val="24"/>
            <w:szCs w:val="24"/>
            <w:rtl/>
          </w:rPr>
          <w:t xml:space="preserve">הפך </w:t>
        </w:r>
      </w:ins>
      <w:ins w:id="31" w:author="עילי פרידמן" w:date="2019-12-08T17:35:00Z">
        <w:r w:rsidR="00945CCD">
          <w:rPr>
            <w:rFonts w:ascii="David" w:hAnsi="David" w:cs="David" w:hint="cs"/>
            <w:sz w:val="24"/>
            <w:szCs w:val="24"/>
            <w:rtl/>
          </w:rPr>
          <w:t xml:space="preserve">נגיש יותר </w:t>
        </w:r>
      </w:ins>
      <w:ins w:id="32" w:author="עילי פרידמן" w:date="2019-12-08T17:36:00Z">
        <w:r w:rsidR="00945CCD">
          <w:rPr>
            <w:rFonts w:ascii="David" w:hAnsi="David" w:cs="David"/>
            <w:sz w:val="24"/>
            <w:szCs w:val="24"/>
            <w:rtl/>
          </w:rPr>
          <w:t>–</w:t>
        </w:r>
      </w:ins>
      <w:ins w:id="33" w:author="עילי פרידמן" w:date="2019-12-08T17:35:00Z">
        <w:r w:rsidR="00945CCD">
          <w:rPr>
            <w:rFonts w:ascii="David" w:hAnsi="David" w:cs="David" w:hint="cs"/>
            <w:sz w:val="24"/>
            <w:szCs w:val="24"/>
            <w:rtl/>
          </w:rPr>
          <w:t xml:space="preserve"> </w:t>
        </w:r>
      </w:ins>
      <w:ins w:id="34" w:author="עילי פרידמן" w:date="2019-12-08T17:56:00Z">
        <w:r w:rsidR="004F27AF">
          <w:rPr>
            <w:rFonts w:ascii="David" w:hAnsi="David" w:cs="David" w:hint="cs"/>
            <w:sz w:val="24"/>
            <w:szCs w:val="24"/>
            <w:rtl/>
          </w:rPr>
          <w:t>משתמשים וגורמים</w:t>
        </w:r>
      </w:ins>
      <w:ins w:id="35" w:author="עילי פרידמן" w:date="2019-12-08T17:35:00Z">
        <w:r w:rsidR="00945CCD">
          <w:rPr>
            <w:rFonts w:ascii="David" w:hAnsi="David" w:cs="David" w:hint="cs"/>
            <w:sz w:val="24"/>
            <w:szCs w:val="24"/>
            <w:rtl/>
          </w:rPr>
          <w:t xml:space="preserve"> </w:t>
        </w:r>
      </w:ins>
      <w:ins w:id="36" w:author="עילי פרידמן" w:date="2019-12-08T17:36:00Z">
        <w:r w:rsidR="00945CCD">
          <w:rPr>
            <w:rFonts w:ascii="David" w:hAnsi="David" w:cs="David" w:hint="cs"/>
            <w:sz w:val="24"/>
            <w:szCs w:val="24"/>
            <w:rtl/>
          </w:rPr>
          <w:t>רבים החלו להסתמך</w:t>
        </w:r>
      </w:ins>
      <w:ins w:id="37" w:author="עילי פרידמן" w:date="2019-12-08T17:44:00Z">
        <w:r w:rsidR="00945CCD">
          <w:rPr>
            <w:rFonts w:ascii="David" w:hAnsi="David" w:cs="David" w:hint="cs"/>
            <w:sz w:val="24"/>
            <w:szCs w:val="24"/>
            <w:rtl/>
          </w:rPr>
          <w:t xml:space="preserve"> עליו</w:t>
        </w:r>
      </w:ins>
      <w:ins w:id="38" w:author="עילי פרידמן" w:date="2019-12-08T17:57:00Z">
        <w:r w:rsidR="004F27AF">
          <w:rPr>
            <w:rFonts w:ascii="David" w:hAnsi="David" w:cs="David" w:hint="cs"/>
            <w:sz w:val="24"/>
            <w:szCs w:val="24"/>
            <w:rtl/>
          </w:rPr>
          <w:t xml:space="preserve"> בשגרת יומם</w:t>
        </w:r>
      </w:ins>
      <w:ins w:id="39" w:author="עילי פרידמן" w:date="2019-12-08T17:36:00Z">
        <w:r w:rsidR="00945CCD">
          <w:rPr>
            <w:rFonts w:ascii="David" w:hAnsi="David" w:cs="David" w:hint="cs"/>
            <w:sz w:val="24"/>
            <w:szCs w:val="24"/>
            <w:rtl/>
          </w:rPr>
          <w:t xml:space="preserve"> </w:t>
        </w:r>
        <w:r w:rsidR="004F27AF">
          <w:rPr>
            <w:rFonts w:ascii="David" w:hAnsi="David" w:cs="David" w:hint="cs"/>
            <w:sz w:val="24"/>
            <w:szCs w:val="24"/>
            <w:rtl/>
          </w:rPr>
          <w:t>ולהיעזר ברשת ככלי</w:t>
        </w:r>
      </w:ins>
      <w:ins w:id="40" w:author="עילי פרידמן" w:date="2019-12-08T17:57:00Z">
        <w:r w:rsidR="004F27AF">
          <w:rPr>
            <w:rFonts w:ascii="David" w:hAnsi="David" w:cs="David" w:hint="cs"/>
            <w:sz w:val="24"/>
            <w:szCs w:val="24"/>
            <w:rtl/>
          </w:rPr>
          <w:t xml:space="preserve"> אינטגרלי כאשר רצו להעביר מידע בכל דרך שהיא. זאת ועוד, </w:t>
        </w:r>
      </w:ins>
      <w:ins w:id="41" w:author="עילי פרידמן" w:date="2019-12-08T17:37:00Z">
        <w:r w:rsidR="00945CCD">
          <w:rPr>
            <w:rFonts w:ascii="David" w:hAnsi="David" w:cs="David" w:hint="cs"/>
            <w:sz w:val="24"/>
            <w:szCs w:val="24"/>
            <w:rtl/>
          </w:rPr>
          <w:t>ניתן היה לראות כי חלה מגמ</w:t>
        </w:r>
      </w:ins>
      <w:ins w:id="42" w:author="עילי פרידמן" w:date="2019-12-08T17:38:00Z">
        <w:r w:rsidR="00945CCD">
          <w:rPr>
            <w:rFonts w:ascii="David" w:hAnsi="David" w:cs="David" w:hint="cs"/>
            <w:sz w:val="24"/>
            <w:szCs w:val="24"/>
            <w:rtl/>
          </w:rPr>
          <w:t xml:space="preserve">ה אשר עודדה </w:t>
        </w:r>
      </w:ins>
      <w:ins w:id="43" w:author="עילי פרידמן" w:date="2019-12-08T17:37:00Z">
        <w:r w:rsidR="00945CCD">
          <w:rPr>
            <w:rFonts w:ascii="David" w:hAnsi="David" w:cs="David" w:hint="cs"/>
            <w:sz w:val="24"/>
            <w:szCs w:val="24"/>
            <w:rtl/>
          </w:rPr>
          <w:t>מציאת פתרונות לבעיות שונות</w:t>
        </w:r>
      </w:ins>
      <w:ins w:id="44" w:author="עילי פרידמן" w:date="2019-12-08T17:58:00Z">
        <w:r w:rsidR="004F27AF">
          <w:rPr>
            <w:rFonts w:ascii="David" w:hAnsi="David" w:cs="David" w:hint="cs"/>
            <w:sz w:val="24"/>
            <w:szCs w:val="24"/>
            <w:rtl/>
          </w:rPr>
          <w:t xml:space="preserve"> בכלל</w:t>
        </w:r>
      </w:ins>
      <w:ins w:id="45" w:author="עילי פרידמן" w:date="2019-12-08T17:37:00Z">
        <w:r w:rsidR="00945CCD">
          <w:rPr>
            <w:rFonts w:ascii="David" w:hAnsi="David" w:cs="David" w:hint="cs"/>
            <w:sz w:val="24"/>
            <w:szCs w:val="24"/>
            <w:rtl/>
          </w:rPr>
          <w:t xml:space="preserve"> (</w:t>
        </w:r>
      </w:ins>
      <w:ins w:id="46" w:author="עילי פרידמן" w:date="2019-12-08T17:38:00Z">
        <w:r w:rsidR="004F27AF">
          <w:rPr>
            <w:rFonts w:ascii="David" w:hAnsi="David" w:cs="David" w:hint="cs"/>
            <w:sz w:val="24"/>
            <w:szCs w:val="24"/>
            <w:rtl/>
          </w:rPr>
          <w:t>ה</w:t>
        </w:r>
      </w:ins>
      <w:ins w:id="47" w:author="עילי פרידמן" w:date="2019-12-08T17:58:00Z">
        <w:r w:rsidR="004F27AF">
          <w:rPr>
            <w:rFonts w:ascii="David" w:hAnsi="David" w:cs="David" w:hint="cs"/>
            <w:sz w:val="24"/>
            <w:szCs w:val="24"/>
            <w:rtl/>
          </w:rPr>
          <w:t xml:space="preserve">חל </w:t>
        </w:r>
      </w:ins>
      <w:ins w:id="48" w:author="עילי פרידמן" w:date="2019-12-08T17:38:00Z">
        <w:r w:rsidR="004F27AF">
          <w:rPr>
            <w:rFonts w:ascii="David" w:hAnsi="David" w:cs="David" w:hint="cs"/>
            <w:sz w:val="24"/>
            <w:szCs w:val="24"/>
            <w:rtl/>
          </w:rPr>
          <w:t>בעיות יומיות ו</w:t>
        </w:r>
      </w:ins>
      <w:ins w:id="49" w:author="עילי פרידמן" w:date="2019-12-08T17:58:00Z">
        <w:r w:rsidR="004F27AF">
          <w:rPr>
            <w:rFonts w:ascii="David" w:hAnsi="David" w:cs="David" w:hint="cs"/>
            <w:sz w:val="24"/>
            <w:szCs w:val="24"/>
            <w:rtl/>
          </w:rPr>
          <w:t>עד</w:t>
        </w:r>
      </w:ins>
      <w:ins w:id="50" w:author="עילי פרידמן" w:date="2019-12-08T17:38:00Z">
        <w:r w:rsidR="00945CCD">
          <w:rPr>
            <w:rFonts w:ascii="David" w:hAnsi="David" w:cs="David" w:hint="cs"/>
            <w:sz w:val="24"/>
            <w:szCs w:val="24"/>
            <w:rtl/>
          </w:rPr>
          <w:t xml:space="preserve"> </w:t>
        </w:r>
      </w:ins>
      <w:ins w:id="51" w:author="עילי פרידמן" w:date="2019-12-08T17:58:00Z">
        <w:r w:rsidR="004F27AF">
          <w:rPr>
            <w:rFonts w:ascii="David" w:hAnsi="David" w:cs="David" w:hint="cs"/>
            <w:sz w:val="24"/>
            <w:szCs w:val="24"/>
            <w:rtl/>
          </w:rPr>
          <w:t>ל</w:t>
        </w:r>
      </w:ins>
      <w:ins w:id="52" w:author="עילי פרידמן" w:date="2019-12-08T17:38:00Z">
        <w:r w:rsidR="00945CCD">
          <w:rPr>
            <w:rFonts w:ascii="David" w:hAnsi="David" w:cs="David" w:hint="cs"/>
            <w:sz w:val="24"/>
            <w:szCs w:val="24"/>
            <w:rtl/>
          </w:rPr>
          <w:t>בעיות מקצועיות) ב</w:t>
        </w:r>
        <w:r w:rsidR="004F27AF">
          <w:rPr>
            <w:rFonts w:ascii="David" w:hAnsi="David" w:cs="David" w:hint="cs"/>
            <w:sz w:val="24"/>
            <w:szCs w:val="24"/>
            <w:rtl/>
          </w:rPr>
          <w:t>רחבי הרשת</w:t>
        </w:r>
      </w:ins>
      <w:ins w:id="53" w:author="עילי פרידמן" w:date="2019-12-08T17:58:00Z">
        <w:r w:rsidR="004F27AF">
          <w:rPr>
            <w:rFonts w:ascii="David" w:hAnsi="David" w:cs="David" w:hint="cs"/>
            <w:sz w:val="24"/>
            <w:szCs w:val="24"/>
            <w:rtl/>
          </w:rPr>
          <w:t xml:space="preserve"> ובפרט </w:t>
        </w:r>
      </w:ins>
      <w:ins w:id="54" w:author="עילי פרידמן" w:date="2019-12-08T17:38:00Z">
        <w:r w:rsidR="00945CCD">
          <w:rPr>
            <w:rFonts w:ascii="David" w:hAnsi="David" w:cs="David" w:hint="cs"/>
            <w:sz w:val="24"/>
            <w:szCs w:val="24"/>
            <w:rtl/>
          </w:rPr>
          <w:t>עלה הביקוש והצורך ב</w:t>
        </w:r>
        <w:r w:rsidR="00945CCD">
          <w:rPr>
            <w:rFonts w:ascii="David" w:hAnsi="David" w:cs="David"/>
            <w:sz w:val="24"/>
            <w:szCs w:val="24"/>
          </w:rPr>
          <w:t>K</w:t>
        </w:r>
      </w:ins>
      <w:ins w:id="55" w:author="עילי פרידמן" w:date="2019-12-08T17:39:00Z">
        <w:r w:rsidR="00945CCD">
          <w:rPr>
            <w:rFonts w:ascii="David" w:hAnsi="David" w:cs="David"/>
            <w:sz w:val="24"/>
            <w:szCs w:val="24"/>
          </w:rPr>
          <w:t>now-How information</w:t>
        </w:r>
        <w:r w:rsidR="00945CCD">
          <w:rPr>
            <w:rFonts w:ascii="David" w:hAnsi="David" w:cs="David" w:hint="cs"/>
            <w:sz w:val="24"/>
            <w:szCs w:val="24"/>
            <w:rtl/>
          </w:rPr>
          <w:t xml:space="preserve">. (=הידע כיצד לבצע משהו בצורה </w:t>
        </w:r>
      </w:ins>
      <w:ins w:id="56" w:author="עילי פרידמן" w:date="2019-12-08T17:40:00Z">
        <w:r w:rsidR="00945CCD">
          <w:rPr>
            <w:rFonts w:ascii="David" w:hAnsi="David" w:cs="David" w:hint="cs"/>
            <w:sz w:val="24"/>
            <w:szCs w:val="24"/>
            <w:rtl/>
          </w:rPr>
          <w:t>טובה).</w:t>
        </w:r>
      </w:ins>
    </w:p>
    <w:p w14:paraId="578D2936" w14:textId="77777777" w:rsidR="004F27AF" w:rsidRDefault="004F27AF" w:rsidP="004F27AF">
      <w:pPr>
        <w:pStyle w:val="ListParagraph"/>
        <w:bidi/>
        <w:ind w:left="360"/>
        <w:rPr>
          <w:ins w:id="57" w:author="עילי פרידמן" w:date="2019-12-08T18:02:00Z"/>
          <w:rFonts w:ascii="David" w:hAnsi="David" w:cs="David"/>
          <w:sz w:val="24"/>
          <w:szCs w:val="24"/>
          <w:rtl/>
        </w:rPr>
        <w:pPrChange w:id="58" w:author="עילי פרידמן" w:date="2019-12-08T18:02:00Z">
          <w:pPr>
            <w:pStyle w:val="ListParagraph"/>
            <w:numPr>
              <w:numId w:val="5"/>
            </w:numPr>
            <w:bidi/>
            <w:ind w:left="360" w:hanging="360"/>
          </w:pPr>
        </w:pPrChange>
      </w:pPr>
      <w:ins w:id="59" w:author="עילי פרידמן" w:date="2019-12-08T17:59:00Z">
        <w:r>
          <w:rPr>
            <w:rFonts w:ascii="David" w:hAnsi="David" w:cs="David" w:hint="cs"/>
            <w:sz w:val="24"/>
            <w:szCs w:val="24"/>
            <w:rtl/>
          </w:rPr>
          <w:t xml:space="preserve">כעת, שברוב הרשת </w:t>
        </w:r>
      </w:ins>
      <w:ins w:id="60" w:author="עילי פרידמן" w:date="2019-12-08T18:01:00Z">
        <w:r>
          <w:rPr>
            <w:rFonts w:ascii="David" w:hAnsi="David" w:cs="David" w:hint="cs"/>
            <w:sz w:val="24"/>
            <w:szCs w:val="24"/>
            <w:rtl/>
          </w:rPr>
          <w:t>ניתן</w:t>
        </w:r>
      </w:ins>
      <w:ins w:id="61" w:author="עילי פרידמן" w:date="2019-12-08T17:59:00Z">
        <w:r>
          <w:rPr>
            <w:rFonts w:ascii="David" w:hAnsi="David" w:cs="David" w:hint="cs"/>
            <w:sz w:val="24"/>
            <w:szCs w:val="24"/>
            <w:rtl/>
          </w:rPr>
          <w:t xml:space="preserve"> למצוא בקלות </w:t>
        </w:r>
      </w:ins>
      <w:ins w:id="62" w:author="עילי פרידמן" w:date="2019-12-08T18:02:00Z">
        <w:r>
          <w:rPr>
            <w:rFonts w:ascii="David" w:hAnsi="David" w:cs="David" w:hint="cs"/>
            <w:sz w:val="24"/>
            <w:szCs w:val="24"/>
            <w:rtl/>
          </w:rPr>
          <w:t>כל מידע שהמשתמש חפץ למצוא</w:t>
        </w:r>
      </w:ins>
      <w:ins w:id="63" w:author="עילי פרידמן" w:date="2019-12-08T18:00:00Z">
        <w:r>
          <w:rPr>
            <w:rFonts w:ascii="David" w:hAnsi="David" w:cs="David" w:hint="cs"/>
            <w:sz w:val="24"/>
            <w:szCs w:val="24"/>
            <w:rtl/>
          </w:rPr>
          <w:t>: תופעת הצורך בסוג מידע שכזה הולכת וגוברת עד היום.</w:t>
        </w:r>
      </w:ins>
    </w:p>
    <w:p w14:paraId="3C7C6D63" w14:textId="77777777" w:rsidR="004F27AF" w:rsidRDefault="004F27AF" w:rsidP="004F27AF">
      <w:pPr>
        <w:pStyle w:val="ListParagraph"/>
        <w:bidi/>
        <w:ind w:left="360"/>
        <w:rPr>
          <w:ins w:id="64" w:author="עילי פרידמן" w:date="2019-12-08T18:02:00Z"/>
          <w:rFonts w:ascii="David" w:hAnsi="David" w:cs="David" w:hint="cs"/>
          <w:sz w:val="24"/>
          <w:szCs w:val="24"/>
          <w:rtl/>
        </w:rPr>
        <w:pPrChange w:id="65" w:author="עילי פרידמן" w:date="2019-12-08T18:02:00Z">
          <w:pPr>
            <w:pStyle w:val="ListParagraph"/>
            <w:numPr>
              <w:numId w:val="5"/>
            </w:numPr>
            <w:bidi/>
            <w:ind w:left="360" w:hanging="360"/>
          </w:pPr>
        </w:pPrChange>
      </w:pPr>
    </w:p>
    <w:p w14:paraId="297CE26C" w14:textId="6A16CA57" w:rsidR="00706A45" w:rsidRDefault="00706A45" w:rsidP="00534A57">
      <w:pPr>
        <w:pStyle w:val="ListParagraph"/>
        <w:bidi/>
        <w:ind w:left="360"/>
        <w:rPr>
          <w:ins w:id="66" w:author="עילי פרידמן" w:date="2019-12-08T18:11:00Z"/>
          <w:rFonts w:ascii="David" w:hAnsi="David" w:cs="David"/>
          <w:sz w:val="24"/>
          <w:szCs w:val="24"/>
          <w:rtl/>
        </w:rPr>
        <w:pPrChange w:id="67" w:author="עילי פרידמן" w:date="2019-12-08T18:23:00Z">
          <w:pPr>
            <w:pStyle w:val="ListParagraph"/>
            <w:numPr>
              <w:numId w:val="5"/>
            </w:numPr>
            <w:bidi/>
            <w:ind w:left="360" w:hanging="360"/>
          </w:pPr>
        </w:pPrChange>
      </w:pPr>
      <w:ins w:id="68" w:author="עילי פרידמן" w:date="2019-12-08T18:07:00Z">
        <w:r>
          <w:rPr>
            <w:rFonts w:ascii="David" w:hAnsi="David" w:cs="David" w:hint="cs"/>
            <w:sz w:val="24"/>
            <w:szCs w:val="24"/>
            <w:rtl/>
          </w:rPr>
          <w:t xml:space="preserve">כחלק מן האופציות השונות אשר </w:t>
        </w:r>
      </w:ins>
      <w:ins w:id="69" w:author="עילי פרידמן" w:date="2019-12-08T18:09:00Z">
        <w:r>
          <w:rPr>
            <w:rFonts w:ascii="David" w:hAnsi="David" w:cs="David" w:hint="cs"/>
            <w:sz w:val="24"/>
            <w:szCs w:val="24"/>
            <w:rtl/>
          </w:rPr>
          <w:t>פותחו</w:t>
        </w:r>
      </w:ins>
      <w:ins w:id="70" w:author="עילי פרידמן" w:date="2019-12-08T18:07:00Z">
        <w:r>
          <w:rPr>
            <w:rFonts w:ascii="David" w:hAnsi="David" w:cs="David" w:hint="cs"/>
            <w:sz w:val="24"/>
            <w:szCs w:val="24"/>
            <w:rtl/>
          </w:rPr>
          <w:t xml:space="preserve"> </w:t>
        </w:r>
      </w:ins>
      <w:ins w:id="71" w:author="עילי פרידמן" w:date="2019-12-08T18:09:00Z">
        <w:r>
          <w:rPr>
            <w:rFonts w:ascii="David" w:hAnsi="David" w:cs="David" w:hint="cs"/>
            <w:sz w:val="24"/>
            <w:szCs w:val="24"/>
            <w:rtl/>
          </w:rPr>
          <w:t>על ידי נותני</w:t>
        </w:r>
      </w:ins>
      <w:ins w:id="72" w:author="עילי פרידמן" w:date="2019-12-08T18:07:00Z">
        <w:r>
          <w:rPr>
            <w:rFonts w:ascii="David" w:hAnsi="David" w:cs="David" w:hint="cs"/>
            <w:sz w:val="24"/>
            <w:szCs w:val="24"/>
            <w:rtl/>
          </w:rPr>
          <w:t xml:space="preserve"> השירות</w:t>
        </w:r>
      </w:ins>
      <w:ins w:id="73" w:author="עילי פרידמן" w:date="2019-12-08T18:10:00Z">
        <w:r>
          <w:rPr>
            <w:rFonts w:ascii="David" w:hAnsi="David" w:cs="David" w:hint="cs"/>
            <w:sz w:val="24"/>
            <w:szCs w:val="24"/>
            <w:rtl/>
          </w:rPr>
          <w:t xml:space="preserve"> </w:t>
        </w:r>
      </w:ins>
      <w:ins w:id="74" w:author="עילי פרידמן" w:date="2019-12-08T18:07:00Z">
        <w:r>
          <w:rPr>
            <w:rFonts w:ascii="David" w:hAnsi="David" w:cs="David" w:hint="cs"/>
            <w:sz w:val="24"/>
            <w:szCs w:val="24"/>
            <w:rtl/>
          </w:rPr>
          <w:t xml:space="preserve">ברחבי האינטרנט </w:t>
        </w:r>
      </w:ins>
      <w:ins w:id="75" w:author="עילי פרידמן" w:date="2019-12-08T18:20:00Z">
        <w:r w:rsidR="00534A57">
          <w:rPr>
            <w:rFonts w:ascii="David" w:hAnsi="David" w:cs="David" w:hint="cs"/>
            <w:sz w:val="24"/>
            <w:szCs w:val="24"/>
            <w:rtl/>
          </w:rPr>
          <w:t xml:space="preserve">לייעל את החיפושים השונים </w:t>
        </w:r>
      </w:ins>
      <w:ins w:id="76" w:author="עילי פרידמן" w:date="2019-12-08T18:07:00Z">
        <w:r>
          <w:rPr>
            <w:rFonts w:ascii="David" w:hAnsi="David" w:cs="David"/>
            <w:sz w:val="24"/>
            <w:szCs w:val="24"/>
            <w:rtl/>
          </w:rPr>
          <w:t>–</w:t>
        </w:r>
        <w:r>
          <w:rPr>
            <w:rFonts w:ascii="David" w:hAnsi="David" w:cs="David" w:hint="cs"/>
            <w:sz w:val="24"/>
            <w:szCs w:val="24"/>
            <w:rtl/>
          </w:rPr>
          <w:t xml:space="preserve"> </w:t>
        </w:r>
      </w:ins>
      <w:ins w:id="77" w:author="עילי פרידמן" w:date="2019-12-08T18:09:00Z">
        <w:r>
          <w:rPr>
            <w:rFonts w:ascii="David" w:hAnsi="David" w:cs="David" w:hint="cs"/>
            <w:sz w:val="24"/>
            <w:szCs w:val="24"/>
            <w:rtl/>
          </w:rPr>
          <w:t>גובש רעיון מיפוי המידע</w:t>
        </w:r>
      </w:ins>
      <w:ins w:id="78" w:author="עילי פרידמן" w:date="2019-12-08T18:15:00Z">
        <w:r>
          <w:rPr>
            <w:rFonts w:ascii="David" w:hAnsi="David" w:cs="David" w:hint="cs"/>
            <w:sz w:val="24"/>
            <w:szCs w:val="24"/>
            <w:rtl/>
          </w:rPr>
          <w:t xml:space="preserve"> (</w:t>
        </w:r>
      </w:ins>
      <w:ins w:id="79" w:author="עילי פרידמן" w:date="2019-12-08T18:20:00Z">
        <w:r w:rsidR="00534A57">
          <w:rPr>
            <w:rFonts w:ascii="David" w:hAnsi="David" w:cs="David" w:hint="cs"/>
            <w:sz w:val="24"/>
            <w:szCs w:val="24"/>
            <w:rtl/>
          </w:rPr>
          <w:t xml:space="preserve">אשר </w:t>
        </w:r>
      </w:ins>
      <w:ins w:id="80" w:author="עילי פרידמן" w:date="2019-12-08T18:23:00Z">
        <w:r w:rsidR="00534A57">
          <w:rPr>
            <w:rFonts w:ascii="David" w:hAnsi="David" w:cs="David" w:hint="cs"/>
            <w:sz w:val="24"/>
            <w:szCs w:val="24"/>
            <w:rtl/>
          </w:rPr>
          <w:t>תוצרו</w:t>
        </w:r>
      </w:ins>
      <w:ins w:id="81" w:author="עילי פרידמן" w:date="2019-12-08T18:20:00Z">
        <w:r w:rsidR="00534A57">
          <w:rPr>
            <w:rFonts w:ascii="David" w:hAnsi="David" w:cs="David" w:hint="cs"/>
            <w:sz w:val="24"/>
            <w:szCs w:val="24"/>
            <w:rtl/>
          </w:rPr>
          <w:t xml:space="preserve"> הינו</w:t>
        </w:r>
      </w:ins>
      <w:ins w:id="82" w:author="עילי פרידמן" w:date="2019-12-08T18:15:00Z">
        <w:r w:rsidR="00534A57">
          <w:rPr>
            <w:rFonts w:ascii="David" w:hAnsi="David" w:cs="David" w:hint="cs"/>
            <w:sz w:val="24"/>
            <w:szCs w:val="24"/>
            <w:rtl/>
          </w:rPr>
          <w:t xml:space="preserve"> מפת </w:t>
        </w:r>
        <w:r>
          <w:rPr>
            <w:rFonts w:ascii="David" w:hAnsi="David" w:cs="David" w:hint="cs"/>
            <w:sz w:val="24"/>
            <w:szCs w:val="24"/>
            <w:rtl/>
          </w:rPr>
          <w:t>ידע)</w:t>
        </w:r>
      </w:ins>
      <w:ins w:id="83" w:author="עילי פרידמן" w:date="2019-12-08T18:09:00Z">
        <w:r>
          <w:rPr>
            <w:rFonts w:ascii="David" w:hAnsi="David" w:cs="David" w:hint="cs"/>
            <w:sz w:val="24"/>
            <w:szCs w:val="24"/>
            <w:rtl/>
          </w:rPr>
          <w:t>.</w:t>
        </w:r>
      </w:ins>
    </w:p>
    <w:p w14:paraId="44DAFCAB" w14:textId="1B3BB7D6" w:rsidR="006F1482" w:rsidRDefault="00706A45" w:rsidP="00E42825">
      <w:pPr>
        <w:pStyle w:val="ListParagraph"/>
        <w:bidi/>
        <w:ind w:left="360"/>
        <w:rPr>
          <w:ins w:id="84" w:author="עילי פרידמן" w:date="2019-12-08T18:36:00Z"/>
          <w:rFonts w:ascii="David" w:hAnsi="David" w:cs="David" w:hint="cs"/>
          <w:sz w:val="24"/>
          <w:szCs w:val="24"/>
          <w:rtl/>
        </w:rPr>
        <w:pPrChange w:id="85" w:author="עילי פרידמן" w:date="2019-12-08T18:45:00Z">
          <w:pPr>
            <w:pStyle w:val="ListParagraph"/>
            <w:numPr>
              <w:numId w:val="5"/>
            </w:numPr>
            <w:bidi/>
            <w:ind w:left="360" w:hanging="360"/>
          </w:pPr>
        </w:pPrChange>
      </w:pPr>
      <w:ins w:id="86" w:author="עילי פרידמן" w:date="2019-12-08T18:11:00Z">
        <w:r>
          <w:rPr>
            <w:rFonts w:ascii="David" w:hAnsi="David" w:cs="David" w:hint="cs"/>
            <w:sz w:val="24"/>
            <w:szCs w:val="24"/>
            <w:rtl/>
          </w:rPr>
          <w:t>מפת ידע הינה הצגה גרפית של מערכת מושגים</w:t>
        </w:r>
      </w:ins>
      <w:ins w:id="87" w:author="עילי פרידמן" w:date="2019-12-08T18:12:00Z">
        <w:r>
          <w:rPr>
            <w:rFonts w:ascii="David" w:hAnsi="David" w:cs="David" w:hint="cs"/>
            <w:sz w:val="24"/>
            <w:szCs w:val="24"/>
            <w:rtl/>
          </w:rPr>
          <w:t xml:space="preserve">. </w:t>
        </w:r>
        <w:r w:rsidRPr="00706A45">
          <w:rPr>
            <w:rFonts w:ascii="David" w:hAnsi="David" w:cs="David"/>
            <w:sz w:val="24"/>
            <w:szCs w:val="24"/>
            <w:rtl/>
            <w:rPrChange w:id="88" w:author="עילי פרידמן" w:date="2019-12-08T18:16:00Z">
              <w:rPr>
                <w:rFonts w:ascii="Arial" w:hAnsi="Arial" w:cs="Arial"/>
                <w:color w:val="252525"/>
                <w:sz w:val="26"/>
                <w:szCs w:val="26"/>
                <w:shd w:val="clear" w:color="auto" w:fill="FFFFFF"/>
                <w:rtl/>
              </w:rPr>
            </w:rPrChange>
          </w:rPr>
          <w:t>המפה מאפשרת לחשוב על מערכות היחסים בין האלמנטים והמושגים השונים בתוך </w:t>
        </w:r>
        <w:r w:rsidRPr="00706A45">
          <w:rPr>
            <w:rFonts w:ascii="David" w:hAnsi="David" w:cs="David"/>
            <w:sz w:val="24"/>
            <w:szCs w:val="24"/>
            <w:rtl/>
            <w:rPrChange w:id="89" w:author="עילי פרידמן" w:date="2019-12-08T18:16:00Z">
              <w:rPr>
                <w:rStyle w:val="Hyperlink"/>
                <w:rFonts w:ascii="Arial" w:hAnsi="Arial" w:cs="Arial"/>
                <w:color w:val="0B0080"/>
                <w:sz w:val="26"/>
                <w:szCs w:val="26"/>
                <w:u w:val="none"/>
                <w:shd w:val="clear" w:color="auto" w:fill="FFFFFF"/>
                <w:rtl/>
              </w:rPr>
            </w:rPrChange>
          </w:rPr>
          <w:t>מערכת סבוכה</w:t>
        </w:r>
        <w:r w:rsidRPr="00706A45">
          <w:rPr>
            <w:rFonts w:ascii="David" w:hAnsi="David" w:cs="David"/>
            <w:sz w:val="24"/>
            <w:szCs w:val="24"/>
            <w:rPrChange w:id="90" w:author="עילי פרידמן" w:date="2019-12-08T18:16:00Z">
              <w:rPr>
                <w:rFonts w:ascii="Arial" w:hAnsi="Arial" w:cs="Arial"/>
                <w:color w:val="252525"/>
                <w:sz w:val="26"/>
                <w:szCs w:val="26"/>
                <w:shd w:val="clear" w:color="auto" w:fill="FFFFFF"/>
              </w:rPr>
            </w:rPrChange>
          </w:rPr>
          <w:t> </w:t>
        </w:r>
        <w:r w:rsidRPr="00706A45">
          <w:rPr>
            <w:rFonts w:ascii="David" w:hAnsi="David" w:cs="David"/>
            <w:sz w:val="24"/>
            <w:szCs w:val="24"/>
            <w:rtl/>
            <w:rPrChange w:id="91" w:author="עילי פרידמן" w:date="2019-12-08T18:16:00Z">
              <w:rPr>
                <w:rFonts w:ascii="Arial" w:hAnsi="Arial" w:cs="Arial"/>
                <w:color w:val="252525"/>
                <w:sz w:val="26"/>
                <w:szCs w:val="26"/>
                <w:shd w:val="clear" w:color="auto" w:fill="FFFFFF"/>
                <w:rtl/>
              </w:rPr>
            </w:rPrChange>
          </w:rPr>
          <w:t>ולהציגם באופן פשוט</w:t>
        </w:r>
      </w:ins>
      <w:ins w:id="92" w:author="עילי פרידמן" w:date="2019-12-08T18:16:00Z">
        <w:r>
          <w:rPr>
            <w:rFonts w:ascii="David" w:hAnsi="David" w:cs="David" w:hint="cs"/>
            <w:sz w:val="24"/>
            <w:szCs w:val="24"/>
            <w:rtl/>
          </w:rPr>
          <w:t xml:space="preserve"> למשתמש ובכך להקל על החיפוש באשר יהיה.</w:t>
        </w:r>
      </w:ins>
      <w:ins w:id="93" w:author="עילי פרידמן" w:date="2019-12-08T18:21:00Z">
        <w:r w:rsidR="00534A57">
          <w:rPr>
            <w:rFonts w:ascii="David" w:hAnsi="David" w:cs="David" w:hint="cs"/>
            <w:sz w:val="24"/>
            <w:szCs w:val="24"/>
            <w:rtl/>
          </w:rPr>
          <w:t xml:space="preserve"> </w:t>
        </w:r>
      </w:ins>
      <w:ins w:id="94" w:author="עילי פרידמן" w:date="2019-12-08T18:26:00Z">
        <w:r w:rsidR="00534A57">
          <w:rPr>
            <w:rFonts w:ascii="David" w:hAnsi="David" w:cs="David" w:hint="cs"/>
            <w:sz w:val="24"/>
            <w:szCs w:val="24"/>
            <w:rtl/>
          </w:rPr>
          <w:t>אלגוריתמים ומודלים שונים</w:t>
        </w:r>
      </w:ins>
      <w:ins w:id="95" w:author="עילי פרידמן" w:date="2019-12-08T18:21:00Z">
        <w:r w:rsidR="00534A57">
          <w:rPr>
            <w:rFonts w:ascii="David" w:hAnsi="David" w:cs="David" w:hint="cs"/>
            <w:sz w:val="24"/>
            <w:szCs w:val="24"/>
            <w:rtl/>
          </w:rPr>
          <w:t xml:space="preserve"> של מיפוי </w:t>
        </w:r>
      </w:ins>
      <w:ins w:id="96" w:author="עילי פרידמן" w:date="2019-12-08T18:26:00Z">
        <w:r w:rsidR="00534A57">
          <w:rPr>
            <w:rFonts w:ascii="David" w:hAnsi="David" w:cs="David" w:hint="cs"/>
            <w:sz w:val="24"/>
            <w:szCs w:val="24"/>
            <w:rtl/>
          </w:rPr>
          <w:t>ה</w:t>
        </w:r>
      </w:ins>
      <w:ins w:id="97" w:author="עילי פרידמן" w:date="2019-12-08T18:21:00Z">
        <w:r w:rsidR="00534A57">
          <w:rPr>
            <w:rFonts w:ascii="David" w:hAnsi="David" w:cs="David" w:hint="cs"/>
            <w:sz w:val="24"/>
            <w:szCs w:val="24"/>
            <w:rtl/>
          </w:rPr>
          <w:t>מידע</w:t>
        </w:r>
      </w:ins>
      <w:ins w:id="98" w:author="עילי פרידמן" w:date="2019-12-08T18:25:00Z">
        <w:r w:rsidR="006F1482">
          <w:rPr>
            <w:rFonts w:ascii="David" w:hAnsi="David" w:cs="David" w:hint="cs"/>
            <w:sz w:val="24"/>
            <w:szCs w:val="24"/>
            <w:rtl/>
          </w:rPr>
          <w:t xml:space="preserve"> (ומתוכ</w:t>
        </w:r>
      </w:ins>
      <w:ins w:id="99" w:author="עילי פרידמן" w:date="2019-12-08T18:31:00Z">
        <w:r w:rsidR="006F1482">
          <w:rPr>
            <w:rFonts w:ascii="David" w:hAnsi="David" w:cs="David" w:hint="cs"/>
            <w:sz w:val="24"/>
            <w:szCs w:val="24"/>
            <w:rtl/>
          </w:rPr>
          <w:t>ם</w:t>
        </w:r>
      </w:ins>
      <w:ins w:id="100" w:author="עילי פרידמן" w:date="2019-12-08T18:25:00Z">
        <w:r w:rsidR="00534A57">
          <w:rPr>
            <w:rFonts w:ascii="David" w:hAnsi="David" w:cs="David" w:hint="cs"/>
            <w:sz w:val="24"/>
            <w:szCs w:val="24"/>
            <w:rtl/>
          </w:rPr>
          <w:t xml:space="preserve"> יצירת מפות ידע</w:t>
        </w:r>
      </w:ins>
      <w:ins w:id="101" w:author="עילי פרידמן" w:date="2019-12-08T18:26:00Z">
        <w:r w:rsidR="00534A57">
          <w:rPr>
            <w:rFonts w:ascii="David" w:hAnsi="David" w:cs="David" w:hint="cs"/>
            <w:sz w:val="24"/>
            <w:szCs w:val="24"/>
            <w:rtl/>
          </w:rPr>
          <w:t xml:space="preserve"> כתוצר סופי</w:t>
        </w:r>
      </w:ins>
      <w:ins w:id="102" w:author="עילי פרידמן" w:date="2019-12-08T18:25:00Z">
        <w:r w:rsidR="00534A57">
          <w:rPr>
            <w:rFonts w:ascii="David" w:hAnsi="David" w:cs="David" w:hint="cs"/>
            <w:sz w:val="24"/>
            <w:szCs w:val="24"/>
            <w:rtl/>
          </w:rPr>
          <w:t>)</w:t>
        </w:r>
      </w:ins>
      <w:ins w:id="103" w:author="עילי פרידמן" w:date="2019-12-08T18:21:00Z">
        <w:r w:rsidR="00534A57">
          <w:rPr>
            <w:rFonts w:ascii="David" w:hAnsi="David" w:cs="David" w:hint="cs"/>
            <w:sz w:val="24"/>
            <w:szCs w:val="24"/>
            <w:rtl/>
          </w:rPr>
          <w:t xml:space="preserve"> </w:t>
        </w:r>
        <w:r w:rsidR="006F1482">
          <w:rPr>
            <w:rFonts w:ascii="David" w:hAnsi="David" w:cs="David" w:hint="cs"/>
            <w:sz w:val="24"/>
            <w:szCs w:val="24"/>
            <w:rtl/>
          </w:rPr>
          <w:t>קיימ</w:t>
        </w:r>
      </w:ins>
      <w:ins w:id="104" w:author="עילי פרידמן" w:date="2019-12-08T18:28:00Z">
        <w:r w:rsidR="006F1482">
          <w:rPr>
            <w:rFonts w:ascii="David" w:hAnsi="David" w:cs="David" w:hint="cs"/>
            <w:sz w:val="24"/>
            <w:szCs w:val="24"/>
            <w:rtl/>
          </w:rPr>
          <w:t>ים</w:t>
        </w:r>
      </w:ins>
      <w:ins w:id="105" w:author="עילי פרידמן" w:date="2019-12-08T18:21:00Z">
        <w:r w:rsidR="006F1482">
          <w:rPr>
            <w:rFonts w:ascii="David" w:hAnsi="David" w:cs="David" w:hint="cs"/>
            <w:sz w:val="24"/>
            <w:szCs w:val="24"/>
            <w:rtl/>
          </w:rPr>
          <w:t xml:space="preserve"> </w:t>
        </w:r>
      </w:ins>
      <w:ins w:id="106" w:author="עילי פרידמן" w:date="2019-12-08T18:26:00Z">
        <w:r w:rsidR="006F1482">
          <w:rPr>
            <w:rFonts w:ascii="David" w:hAnsi="David" w:cs="David" w:hint="cs"/>
            <w:sz w:val="24"/>
            <w:szCs w:val="24"/>
            <w:rtl/>
          </w:rPr>
          <w:t>כ</w:t>
        </w:r>
      </w:ins>
      <w:ins w:id="107" w:author="עילי פרידמן" w:date="2019-12-08T18:28:00Z">
        <w:r w:rsidR="006F1482">
          <w:rPr>
            <w:rFonts w:ascii="David" w:hAnsi="David" w:cs="David" w:hint="cs"/>
            <w:sz w:val="24"/>
            <w:szCs w:val="24"/>
            <w:rtl/>
          </w:rPr>
          <w:t xml:space="preserve">בר כיום ומקלים על החיפוש. </w:t>
        </w:r>
      </w:ins>
      <w:ins w:id="108" w:author="עילי פרידמן" w:date="2019-12-08T18:29:00Z">
        <w:r w:rsidR="006F1482">
          <w:rPr>
            <w:rFonts w:ascii="David" w:hAnsi="David" w:cs="David" w:hint="cs"/>
            <w:sz w:val="24"/>
            <w:szCs w:val="24"/>
            <w:rtl/>
          </w:rPr>
          <w:t xml:space="preserve">אחד המודלים אשר הוצע ע"י </w:t>
        </w:r>
      </w:ins>
      <w:ins w:id="109" w:author="עילי פרידמן" w:date="2019-12-08T18:45:00Z">
        <w:r w:rsidR="00E42825" w:rsidRPr="00726309">
          <w:rPr>
            <w:rFonts w:ascii="David" w:hAnsi="David" w:cs="David"/>
          </w:rPr>
          <w:t>Sturm</w:t>
        </w:r>
        <w:r w:rsidR="00E42825">
          <w:rPr>
            <w:rFonts w:ascii="David" w:hAnsi="David" w:cs="David"/>
          </w:rPr>
          <w:t>, et al (2017)</w:t>
        </w:r>
        <w:r w:rsidR="00E42825">
          <w:rPr>
            <w:rFonts w:ascii="David" w:hAnsi="David" w:cs="David" w:hint="cs"/>
            <w:rtl/>
          </w:rPr>
          <w:t xml:space="preserve"> </w:t>
        </w:r>
      </w:ins>
      <w:ins w:id="110" w:author="עילי פרידמן" w:date="2019-12-08T18:29:00Z">
        <w:r w:rsidR="006F1482">
          <w:rPr>
            <w:rFonts w:ascii="David" w:hAnsi="David" w:cs="David" w:hint="cs"/>
            <w:sz w:val="24"/>
            <w:szCs w:val="24"/>
            <w:rtl/>
          </w:rPr>
          <w:t xml:space="preserve">הינו </w:t>
        </w:r>
      </w:ins>
      <w:ins w:id="111" w:author="עילי פרידמן" w:date="2019-12-08T18:30:00Z">
        <w:r w:rsidR="006F1482" w:rsidRPr="006F1482">
          <w:rPr>
            <w:rFonts w:ascii="David" w:hAnsi="David" w:cs="David"/>
            <w:sz w:val="24"/>
            <w:szCs w:val="24"/>
          </w:rPr>
          <w:t>Means-ends based know-how mapping</w:t>
        </w:r>
        <w:r w:rsidR="006F1482">
          <w:rPr>
            <w:rFonts w:ascii="David" w:hAnsi="David" w:cs="David" w:hint="cs"/>
            <w:sz w:val="24"/>
            <w:szCs w:val="24"/>
            <w:rtl/>
          </w:rPr>
          <w:t xml:space="preserve"> אשר ממפה את המידע על סמך ההבנה כי בין כל </w:t>
        </w:r>
      </w:ins>
      <w:ins w:id="112" w:author="עילי פרידמן" w:date="2019-12-08T18:31:00Z">
        <w:r w:rsidR="006F1482">
          <w:rPr>
            <w:rFonts w:ascii="David" w:hAnsi="David" w:cs="David" w:hint="cs"/>
            <w:sz w:val="24"/>
            <w:szCs w:val="24"/>
            <w:rtl/>
          </w:rPr>
          <w:t>ה</w:t>
        </w:r>
      </w:ins>
      <w:ins w:id="113" w:author="עילי פרידמן" w:date="2019-12-08T18:30:00Z">
        <w:r w:rsidR="006F1482">
          <w:rPr>
            <w:rFonts w:ascii="David" w:hAnsi="David" w:cs="David" w:hint="cs"/>
            <w:sz w:val="24"/>
            <w:szCs w:val="24"/>
            <w:rtl/>
          </w:rPr>
          <w:t xml:space="preserve">אלמנטים שונים במפה קיימים </w:t>
        </w:r>
      </w:ins>
      <w:ins w:id="114" w:author="עילי פרידמן" w:date="2019-12-08T18:31:00Z">
        <w:r w:rsidR="006F1482">
          <w:rPr>
            <w:rFonts w:ascii="David" w:hAnsi="David" w:cs="David" w:hint="cs"/>
            <w:sz w:val="24"/>
            <w:szCs w:val="24"/>
            <w:rtl/>
          </w:rPr>
          <w:t>יחסי "סיבה" (</w:t>
        </w:r>
        <w:r w:rsidR="006F1482">
          <w:rPr>
            <w:rFonts w:ascii="David" w:hAnsi="David" w:cs="David"/>
            <w:sz w:val="24"/>
            <w:szCs w:val="24"/>
          </w:rPr>
          <w:t>means</w:t>
        </w:r>
        <w:r w:rsidR="006F1482">
          <w:rPr>
            <w:rFonts w:ascii="David" w:hAnsi="David" w:cs="David" w:hint="cs"/>
            <w:sz w:val="24"/>
            <w:szCs w:val="24"/>
            <w:rtl/>
          </w:rPr>
          <w:t>) ו</w:t>
        </w:r>
      </w:ins>
      <w:ins w:id="115" w:author="עילי פרידמן" w:date="2019-12-08T18:32:00Z">
        <w:r w:rsidR="006F1482">
          <w:rPr>
            <w:rFonts w:ascii="David" w:hAnsi="David" w:cs="David" w:hint="cs"/>
            <w:sz w:val="24"/>
            <w:szCs w:val="24"/>
            <w:rtl/>
          </w:rPr>
          <w:t>"תוצאה" (</w:t>
        </w:r>
        <w:r w:rsidR="006F1482">
          <w:rPr>
            <w:rFonts w:ascii="David" w:hAnsi="David" w:cs="David"/>
            <w:sz w:val="24"/>
            <w:szCs w:val="24"/>
          </w:rPr>
          <w:t>ends</w:t>
        </w:r>
        <w:r w:rsidR="006F1482">
          <w:rPr>
            <w:rFonts w:ascii="David" w:hAnsi="David" w:cs="David" w:hint="cs"/>
            <w:sz w:val="24"/>
            <w:szCs w:val="24"/>
            <w:rtl/>
          </w:rPr>
          <w:t xml:space="preserve">). </w:t>
        </w:r>
        <w:r w:rsidR="006F1482">
          <w:rPr>
            <w:rFonts w:ascii="David" w:hAnsi="David" w:cs="David" w:hint="cs"/>
            <w:b/>
            <w:bCs/>
            <w:sz w:val="24"/>
            <w:szCs w:val="24"/>
            <w:rtl/>
          </w:rPr>
          <w:t>מטרתנו</w:t>
        </w:r>
        <w:r w:rsidR="006F1482">
          <w:rPr>
            <w:rFonts w:ascii="David" w:hAnsi="David" w:cs="David" w:hint="cs"/>
            <w:sz w:val="24"/>
            <w:szCs w:val="24"/>
            <w:rtl/>
          </w:rPr>
          <w:t xml:space="preserve"> הינה </w:t>
        </w:r>
      </w:ins>
      <w:ins w:id="116" w:author="עילי פרידמן" w:date="2019-12-08T18:33:00Z">
        <w:r w:rsidR="006F1482">
          <w:rPr>
            <w:rFonts w:ascii="David" w:hAnsi="David" w:cs="David" w:hint="cs"/>
            <w:sz w:val="24"/>
            <w:szCs w:val="24"/>
            <w:rtl/>
          </w:rPr>
          <w:t>לפתח</w:t>
        </w:r>
      </w:ins>
      <w:ins w:id="117" w:author="עילי פרידמן" w:date="2019-12-08T18:32:00Z">
        <w:r w:rsidR="006F1482">
          <w:rPr>
            <w:rFonts w:ascii="David" w:hAnsi="David" w:cs="David" w:hint="cs"/>
            <w:sz w:val="24"/>
            <w:szCs w:val="24"/>
            <w:rtl/>
          </w:rPr>
          <w:t xml:space="preserve"> מערכת אשר תתמוך</w:t>
        </w:r>
      </w:ins>
      <w:ins w:id="118" w:author="עילי פרידמן" w:date="2019-12-08T18:33:00Z">
        <w:r w:rsidR="006F1482">
          <w:rPr>
            <w:rFonts w:ascii="David" w:hAnsi="David" w:cs="David" w:hint="cs"/>
            <w:sz w:val="24"/>
            <w:szCs w:val="24"/>
            <w:rtl/>
          </w:rPr>
          <w:t xml:space="preserve"> ותממש</w:t>
        </w:r>
      </w:ins>
      <w:ins w:id="119" w:author="עילי פרידמן" w:date="2019-12-08T18:32:00Z">
        <w:r w:rsidR="006F1482">
          <w:rPr>
            <w:rFonts w:ascii="David" w:hAnsi="David" w:cs="David" w:hint="cs"/>
            <w:sz w:val="24"/>
            <w:szCs w:val="24"/>
            <w:rtl/>
          </w:rPr>
          <w:t xml:space="preserve"> </w:t>
        </w:r>
      </w:ins>
      <w:ins w:id="120" w:author="עילי פרידמן" w:date="2019-12-08T18:33:00Z">
        <w:r w:rsidR="006F1482">
          <w:rPr>
            <w:rFonts w:ascii="David" w:hAnsi="David" w:cs="David" w:hint="cs"/>
            <w:sz w:val="24"/>
            <w:szCs w:val="24"/>
            <w:rtl/>
          </w:rPr>
          <w:t xml:space="preserve">את </w:t>
        </w:r>
      </w:ins>
      <w:ins w:id="121" w:author="עילי פרידמן" w:date="2019-12-08T18:32:00Z">
        <w:r w:rsidR="006F1482">
          <w:rPr>
            <w:rFonts w:ascii="David" w:hAnsi="David" w:cs="David" w:hint="cs"/>
            <w:sz w:val="24"/>
            <w:szCs w:val="24"/>
            <w:rtl/>
          </w:rPr>
          <w:t xml:space="preserve">מודל זה ותאפשר </w:t>
        </w:r>
      </w:ins>
      <w:ins w:id="122" w:author="עילי פרידמן" w:date="2019-12-08T18:33:00Z">
        <w:r w:rsidR="006F1482">
          <w:rPr>
            <w:rFonts w:ascii="David" w:hAnsi="David" w:cs="David" w:hint="cs"/>
            <w:sz w:val="24"/>
            <w:szCs w:val="24"/>
            <w:rtl/>
          </w:rPr>
          <w:t xml:space="preserve">למשתמשים </w:t>
        </w:r>
        <w:r w:rsidR="006F1482">
          <w:rPr>
            <w:rFonts w:ascii="David" w:hAnsi="David" w:cs="David" w:hint="eastAsia"/>
            <w:sz w:val="24"/>
            <w:szCs w:val="24"/>
            <w:rtl/>
          </w:rPr>
          <w:t>בה</w:t>
        </w:r>
        <w:r w:rsidR="006F1482">
          <w:rPr>
            <w:rFonts w:ascii="David" w:hAnsi="David" w:cs="David" w:hint="cs"/>
            <w:sz w:val="24"/>
            <w:szCs w:val="24"/>
            <w:rtl/>
          </w:rPr>
          <w:t xml:space="preserve"> חיפוש איכותני יותר ובקלות.</w:t>
        </w:r>
      </w:ins>
    </w:p>
    <w:p w14:paraId="77A8B607" w14:textId="308D7D12" w:rsidR="00E42825" w:rsidRDefault="00E42825" w:rsidP="00E42825">
      <w:pPr>
        <w:pStyle w:val="ListParagraph"/>
        <w:bidi/>
        <w:ind w:left="360"/>
        <w:rPr>
          <w:ins w:id="123" w:author="עילי פרידמן" w:date="2019-12-08T18:33:00Z"/>
          <w:rFonts w:ascii="David" w:hAnsi="David" w:cs="David"/>
          <w:sz w:val="24"/>
          <w:szCs w:val="24"/>
          <w:rtl/>
        </w:rPr>
        <w:pPrChange w:id="124" w:author="עילי פרידמן" w:date="2019-12-08T18:41:00Z">
          <w:pPr>
            <w:pStyle w:val="ListParagraph"/>
            <w:numPr>
              <w:numId w:val="5"/>
            </w:numPr>
            <w:bidi/>
            <w:ind w:left="360" w:hanging="360"/>
          </w:pPr>
        </w:pPrChange>
      </w:pPr>
      <w:ins w:id="125" w:author="עילי פרידמן" w:date="2019-12-08T18:37:00Z">
        <w:r>
          <w:rPr>
            <w:rFonts w:ascii="David" w:hAnsi="David" w:cs="David" w:hint="cs"/>
            <w:sz w:val="24"/>
            <w:szCs w:val="24"/>
            <w:rtl/>
          </w:rPr>
          <w:t xml:space="preserve">מעבר לכך שחיפוש על גבי המערכת שלנו </w:t>
        </w:r>
      </w:ins>
      <w:ins w:id="126" w:author="עילי פרידמן" w:date="2019-12-08T18:40:00Z">
        <w:r>
          <w:rPr>
            <w:rFonts w:ascii="David" w:hAnsi="David" w:cs="David" w:hint="cs"/>
            <w:sz w:val="24"/>
            <w:szCs w:val="24"/>
            <w:rtl/>
          </w:rPr>
          <w:t>י</w:t>
        </w:r>
      </w:ins>
      <w:ins w:id="127" w:author="עילי פרידמן" w:date="2019-12-08T18:37:00Z">
        <w:r>
          <w:rPr>
            <w:rFonts w:ascii="David" w:hAnsi="David" w:cs="David" w:hint="cs"/>
            <w:sz w:val="24"/>
            <w:szCs w:val="24"/>
            <w:rtl/>
          </w:rPr>
          <w:t>אפשר למשתמשים בה לזהות את כלל המ</w:t>
        </w:r>
      </w:ins>
      <w:ins w:id="128" w:author="עילי פרידמן" w:date="2019-12-08T18:38:00Z">
        <w:r>
          <w:rPr>
            <w:rFonts w:ascii="David" w:hAnsi="David" w:cs="David" w:hint="cs"/>
            <w:sz w:val="24"/>
            <w:szCs w:val="24"/>
            <w:rtl/>
          </w:rPr>
          <w:t xml:space="preserve">ידע בצורה גרפית ובכך </w:t>
        </w:r>
      </w:ins>
      <w:ins w:id="129" w:author="עילי פרידמן" w:date="2019-12-08T18:41:00Z">
        <w:r>
          <w:rPr>
            <w:rFonts w:ascii="David" w:hAnsi="David" w:cs="David" w:hint="cs"/>
            <w:sz w:val="24"/>
            <w:szCs w:val="24"/>
            <w:rtl/>
          </w:rPr>
          <w:t>לדגום</w:t>
        </w:r>
      </w:ins>
      <w:ins w:id="130" w:author="עילי פרידמן" w:date="2019-12-08T18:38:00Z">
        <w:r>
          <w:rPr>
            <w:rFonts w:ascii="David" w:hAnsi="David" w:cs="David" w:hint="cs"/>
            <w:sz w:val="24"/>
            <w:szCs w:val="24"/>
            <w:rtl/>
          </w:rPr>
          <w:t xml:space="preserve"> סיבות או תוצאות דומות או קרובות ליעד </w:t>
        </w:r>
      </w:ins>
      <w:ins w:id="131" w:author="עילי פרידמן" w:date="2019-12-08T18:41:00Z">
        <w:r>
          <w:rPr>
            <w:rFonts w:ascii="David" w:hAnsi="David" w:cs="David" w:hint="cs"/>
            <w:sz w:val="24"/>
            <w:szCs w:val="24"/>
            <w:rtl/>
          </w:rPr>
          <w:t>חיפושם המקורי</w:t>
        </w:r>
      </w:ins>
      <w:ins w:id="132" w:author="עילי פרידמן" w:date="2019-12-08T18:38:00Z">
        <w:r>
          <w:rPr>
            <w:rFonts w:ascii="David" w:hAnsi="David" w:cs="David" w:hint="cs"/>
            <w:sz w:val="24"/>
            <w:szCs w:val="24"/>
            <w:rtl/>
          </w:rPr>
          <w:t>,</w:t>
        </w:r>
      </w:ins>
      <w:ins w:id="133" w:author="עילי פרידמן" w:date="2019-12-08T18:39:00Z">
        <w:r>
          <w:rPr>
            <w:rFonts w:ascii="David" w:hAnsi="David" w:cs="David" w:hint="cs"/>
            <w:sz w:val="24"/>
            <w:szCs w:val="24"/>
            <w:rtl/>
          </w:rPr>
          <w:t xml:space="preserve"> ניווט פיזי בין המפות השונות על גבי המידע יאופשר ובכך ייטיב את החיפוש וידייק את תוצאותיו.</w:t>
        </w:r>
      </w:ins>
      <w:ins w:id="134" w:author="עילי פרידמן" w:date="2019-12-08T18:41:00Z">
        <w:r>
          <w:rPr>
            <w:rFonts w:ascii="David" w:hAnsi="David" w:cs="David" w:hint="cs"/>
            <w:sz w:val="24"/>
            <w:szCs w:val="24"/>
            <w:rtl/>
          </w:rPr>
          <w:t xml:space="preserve"> משתמש אשר יבצע חיפוש בעבור ערך מסוים, יוכל לנווט על גבי מפות מידע השייכות למקורות ערך זה.</w:t>
        </w:r>
      </w:ins>
      <w:ins w:id="135" w:author="עילי פרידמן" w:date="2019-12-08T18:39:00Z">
        <w:r>
          <w:rPr>
            <w:rFonts w:ascii="David" w:hAnsi="David" w:cs="David" w:hint="cs"/>
            <w:sz w:val="24"/>
            <w:szCs w:val="24"/>
            <w:rtl/>
          </w:rPr>
          <w:t xml:space="preserve"> </w:t>
        </w:r>
      </w:ins>
      <w:ins w:id="136" w:author="עילי פרידמן" w:date="2019-12-08T18:40:00Z">
        <w:r>
          <w:rPr>
            <w:rFonts w:ascii="David" w:hAnsi="David" w:cs="David" w:hint="cs"/>
            <w:sz w:val="24"/>
            <w:szCs w:val="24"/>
            <w:rtl/>
          </w:rPr>
          <w:t xml:space="preserve">כיום רוב החיפוש מתבצע ע"ב דימון מילולי בין המידע הקיים ברשת למילות החיפוש. חיפוש על גבי </w:t>
        </w:r>
      </w:ins>
      <w:ins w:id="137" w:author="עילי פרידמן" w:date="2019-12-08T18:42:00Z">
        <w:r>
          <w:rPr>
            <w:rFonts w:ascii="David" w:hAnsi="David" w:cs="David" w:hint="cs"/>
            <w:sz w:val="24"/>
            <w:szCs w:val="24"/>
            <w:rtl/>
          </w:rPr>
          <w:t>מפות יאפשר ניהול נכון יותר של התוצאות השונות.</w:t>
        </w:r>
      </w:ins>
    </w:p>
    <w:p w14:paraId="2D0E874C" w14:textId="4E41902B" w:rsidR="00EB36AC" w:rsidRPr="00E42825" w:rsidRDefault="006F1482" w:rsidP="00E42825">
      <w:pPr>
        <w:pStyle w:val="ListParagraph"/>
        <w:bidi/>
        <w:ind w:left="360"/>
        <w:rPr>
          <w:rFonts w:ascii="David" w:hAnsi="David" w:cs="David"/>
          <w:sz w:val="24"/>
          <w:szCs w:val="24"/>
          <w:rPrChange w:id="138" w:author="עילי פרידמן" w:date="2019-12-08T18:46:00Z">
            <w:rPr/>
          </w:rPrChange>
        </w:rPr>
        <w:pPrChange w:id="139" w:author="עילי פרידמן" w:date="2019-12-08T18:46:00Z">
          <w:pPr>
            <w:pStyle w:val="ListParagraph"/>
            <w:numPr>
              <w:numId w:val="5"/>
            </w:numPr>
            <w:bidi/>
            <w:ind w:left="360" w:hanging="360"/>
          </w:pPr>
        </w:pPrChange>
      </w:pPr>
      <w:ins w:id="140" w:author="עילי פרידמן" w:date="2019-12-08T18:32:00Z">
        <w:r>
          <w:rPr>
            <w:rFonts w:ascii="David" w:hAnsi="David" w:cs="David" w:hint="cs"/>
            <w:sz w:val="24"/>
            <w:szCs w:val="24"/>
            <w:rtl/>
          </w:rPr>
          <w:t xml:space="preserve">  </w:t>
        </w:r>
      </w:ins>
      <w:del w:id="141" w:author="עילי פרידמן" w:date="2019-12-08T17:22:00Z">
        <w:r w:rsidR="00EB36AC" w:rsidRPr="00E42825" w:rsidDel="000B79B1">
          <w:rPr>
            <w:rFonts w:ascii="David" w:hAnsi="David" w:cs="David"/>
            <w:sz w:val="24"/>
            <w:szCs w:val="24"/>
            <w:rtl/>
            <w:rPrChange w:id="142" w:author="עילי פרידמן" w:date="2019-12-08T18:46:00Z">
              <w:rPr>
                <w:rtl/>
              </w:rPr>
            </w:rPrChange>
          </w:rPr>
          <w:delText xml:space="preserve"> #######</w:delText>
        </w:r>
      </w:del>
    </w:p>
    <w:p w14:paraId="21693BA3" w14:textId="5176BE1B" w:rsidR="00B53348" w:rsidRDefault="00B53348" w:rsidP="00EB36AC">
      <w:pPr>
        <w:pStyle w:val="ListParagraph"/>
        <w:numPr>
          <w:ilvl w:val="0"/>
          <w:numId w:val="5"/>
        </w:numPr>
        <w:bidi/>
        <w:rPr>
          <w:ins w:id="143" w:author="Arnon Sturm" w:date="2019-12-03T19:21:00Z"/>
          <w:rFonts w:ascii="David" w:hAnsi="David" w:cs="David"/>
          <w:sz w:val="24"/>
          <w:szCs w:val="24"/>
        </w:rPr>
      </w:pPr>
      <w:commentRangeStart w:id="144"/>
      <w:commentRangeStart w:id="145"/>
      <w:ins w:id="146" w:author="Arnon Sturm" w:date="2019-12-03T19:17:00Z">
        <w:r>
          <w:rPr>
            <w:rFonts w:ascii="David" w:hAnsi="David" w:cs="David" w:hint="cs"/>
            <w:sz w:val="24"/>
            <w:szCs w:val="24"/>
            <w:rtl/>
          </w:rPr>
          <w:t>מבוא</w:t>
        </w:r>
        <w:commentRangeEnd w:id="144"/>
        <w:r>
          <w:rPr>
            <w:rStyle w:val="CommentReference"/>
            <w:rtl/>
          </w:rPr>
          <w:commentReference w:id="144"/>
        </w:r>
      </w:ins>
      <w:commentRangeEnd w:id="145"/>
      <w:r w:rsidR="00CA6142">
        <w:rPr>
          <w:rStyle w:val="CommentReference"/>
          <w:rtl/>
        </w:rPr>
        <w:commentReference w:id="145"/>
      </w:r>
    </w:p>
    <w:p w14:paraId="5D21AB90" w14:textId="5ECA9C4C" w:rsidR="00B53348" w:rsidRDefault="00B53348" w:rsidP="00B53348">
      <w:pPr>
        <w:pStyle w:val="ListParagraph"/>
        <w:numPr>
          <w:ilvl w:val="0"/>
          <w:numId w:val="5"/>
        </w:numPr>
        <w:bidi/>
        <w:rPr>
          <w:ins w:id="147" w:author="Arnon Sturm" w:date="2019-12-03T19:17:00Z"/>
          <w:rFonts w:ascii="David" w:hAnsi="David" w:cs="David"/>
          <w:sz w:val="24"/>
          <w:szCs w:val="24"/>
        </w:rPr>
      </w:pPr>
      <w:commentRangeStart w:id="148"/>
      <w:ins w:id="149" w:author="Arnon Sturm" w:date="2019-12-03T19:21:00Z">
        <w:r>
          <w:rPr>
            <w:rFonts w:cs="David"/>
            <w:sz w:val="24"/>
            <w:szCs w:val="24"/>
          </w:rPr>
          <w:t>ME-MAP</w:t>
        </w:r>
      </w:ins>
      <w:commentRangeEnd w:id="148"/>
      <w:ins w:id="150" w:author="Arnon Sturm" w:date="2019-12-03T19:22:00Z">
        <w:r>
          <w:rPr>
            <w:rStyle w:val="CommentReference"/>
          </w:rPr>
          <w:commentReference w:id="148"/>
        </w:r>
      </w:ins>
    </w:p>
    <w:p w14:paraId="6FBF9ADC" w14:textId="44D8F7BE" w:rsidR="00EB36AC" w:rsidRPr="007B29AD" w:rsidRDefault="00EB36AC" w:rsidP="00B53348">
      <w:pPr>
        <w:pStyle w:val="ListParagraph"/>
        <w:numPr>
          <w:ilvl w:val="0"/>
          <w:numId w:val="5"/>
        </w:numPr>
        <w:bidi/>
        <w:rPr>
          <w:rFonts w:ascii="David" w:hAnsi="David" w:cs="David"/>
          <w:sz w:val="24"/>
          <w:szCs w:val="24"/>
          <w:rtl/>
        </w:rPr>
      </w:pPr>
      <w:del w:id="151" w:author="Arnon Sturm" w:date="2019-12-03T19:20:00Z">
        <w:r w:rsidRPr="007B29AD" w:rsidDel="00B53348">
          <w:rPr>
            <w:rFonts w:ascii="David" w:hAnsi="David" w:cs="David"/>
            <w:sz w:val="24"/>
            <w:szCs w:val="24"/>
            <w:rtl/>
          </w:rPr>
          <w:delText>חקר מצב קיים:</w:delText>
        </w:r>
      </w:del>
      <w:ins w:id="152" w:author="Arnon Sturm" w:date="2019-12-03T19:20:00Z">
        <w:r w:rsidR="00B53348">
          <w:rPr>
            <w:rFonts w:ascii="David" w:hAnsi="David" w:cs="David" w:hint="cs"/>
            <w:sz w:val="24"/>
            <w:szCs w:val="24"/>
            <w:rtl/>
          </w:rPr>
          <w:t xml:space="preserve">עבודות </w:t>
        </w:r>
        <w:commentRangeStart w:id="153"/>
        <w:r w:rsidR="00B53348">
          <w:rPr>
            <w:rFonts w:ascii="David" w:hAnsi="David" w:cs="David" w:hint="cs"/>
            <w:sz w:val="24"/>
            <w:szCs w:val="24"/>
            <w:rtl/>
          </w:rPr>
          <w:t>קיימות</w:t>
        </w:r>
        <w:commentRangeEnd w:id="153"/>
        <w:r w:rsidR="00B53348">
          <w:rPr>
            <w:rStyle w:val="CommentReference"/>
            <w:rtl/>
          </w:rPr>
          <w:commentReference w:id="153"/>
        </w:r>
      </w:ins>
    </w:p>
    <w:p w14:paraId="24A4EB2D" w14:textId="38B7B41D" w:rsidR="00EB36AC" w:rsidRPr="007B29AD" w:rsidDel="00B53348" w:rsidRDefault="00EB36AC">
      <w:pPr>
        <w:pStyle w:val="ListParagraph"/>
        <w:numPr>
          <w:ilvl w:val="0"/>
          <w:numId w:val="6"/>
        </w:numPr>
        <w:bidi/>
        <w:ind w:left="360" w:firstLine="0"/>
        <w:rPr>
          <w:del w:id="154" w:author="Arnon Sturm" w:date="2019-12-03T19:20:00Z"/>
          <w:rFonts w:ascii="David" w:hAnsi="David" w:cs="David"/>
          <w:sz w:val="24"/>
          <w:szCs w:val="24"/>
        </w:rPr>
        <w:pPrChange w:id="155" w:author="אורן  ציפורה שור" w:date="2019-12-04T17:35:00Z">
          <w:pPr>
            <w:pStyle w:val="ListParagraph"/>
            <w:numPr>
              <w:numId w:val="6"/>
            </w:numPr>
            <w:bidi/>
            <w:ind w:hanging="360"/>
          </w:pPr>
        </w:pPrChange>
      </w:pPr>
      <w:del w:id="156" w:author="Arnon Sturm" w:date="2019-12-03T19:20:00Z">
        <w:r w:rsidRPr="007B29AD" w:rsidDel="00B53348">
          <w:rPr>
            <w:rFonts w:ascii="David" w:hAnsi="David" w:cs="David"/>
            <w:sz w:val="24"/>
            <w:szCs w:val="24"/>
            <w:rtl/>
          </w:rPr>
          <w:delText>תיאור הארגון/לקוח: ######</w:delText>
        </w:r>
      </w:del>
    </w:p>
    <w:p w14:paraId="65DEDD8F" w14:textId="77777777" w:rsidR="00DD35DB" w:rsidRPr="007B29AD" w:rsidDel="00B53348" w:rsidRDefault="00DD35DB">
      <w:pPr>
        <w:pStyle w:val="ListParagraph"/>
        <w:numPr>
          <w:ilvl w:val="0"/>
          <w:numId w:val="6"/>
        </w:numPr>
        <w:bidi/>
        <w:ind w:left="360" w:firstLine="0"/>
        <w:rPr>
          <w:del w:id="157" w:author="Arnon Sturm" w:date="2019-12-03T19:20:00Z"/>
          <w:rFonts w:ascii="David" w:hAnsi="David" w:cs="David"/>
          <w:sz w:val="24"/>
          <w:szCs w:val="24"/>
          <w:rtl/>
        </w:rPr>
        <w:pPrChange w:id="158" w:author="אורן  ציפורה שור" w:date="2019-12-04T17:35:00Z">
          <w:pPr>
            <w:pStyle w:val="ListParagraph"/>
            <w:numPr>
              <w:numId w:val="6"/>
            </w:numPr>
            <w:bidi/>
            <w:ind w:hanging="360"/>
          </w:pPr>
        </w:pPrChange>
      </w:pPr>
      <w:del w:id="159" w:author="Arnon Sturm" w:date="2019-12-03T19:20:00Z">
        <w:r w:rsidRPr="007B29AD" w:rsidDel="00B53348">
          <w:rPr>
            <w:rFonts w:ascii="David" w:hAnsi="David" w:cs="David"/>
            <w:sz w:val="24"/>
            <w:szCs w:val="24"/>
            <w:rtl/>
          </w:rPr>
          <w:delText>מערכות דומות:</w:delText>
        </w:r>
      </w:del>
    </w:p>
    <w:p w14:paraId="31E6AA57" w14:textId="31BB5967" w:rsidR="009065E5" w:rsidRPr="00CA6142" w:rsidDel="00CA6142" w:rsidRDefault="00DD35DB">
      <w:pPr>
        <w:bidi/>
        <w:ind w:left="360"/>
        <w:rPr>
          <w:del w:id="160" w:author="אורן  ציפורה שור" w:date="2019-12-04T17:35:00Z"/>
          <w:rFonts w:ascii="David" w:hAnsi="David" w:cs="David"/>
          <w:b/>
          <w:bCs/>
          <w:sz w:val="28"/>
          <w:szCs w:val="28"/>
          <w:rPrChange w:id="161" w:author="אורן  ציפורה שור" w:date="2019-12-04T17:35:00Z">
            <w:rPr>
              <w:del w:id="162" w:author="אורן  ציפורה שור" w:date="2019-12-04T17:35:00Z"/>
              <w:sz w:val="28"/>
              <w:szCs w:val="28"/>
            </w:rPr>
          </w:rPrChange>
        </w:rPr>
        <w:pPrChange w:id="163" w:author="אורן  ציפורה שור" w:date="2019-12-04T17:35:00Z">
          <w:pPr>
            <w:pStyle w:val="ListParagraph"/>
            <w:numPr>
              <w:numId w:val="1"/>
            </w:numPr>
            <w:bidi/>
            <w:ind w:left="1080" w:hanging="360"/>
          </w:pPr>
        </w:pPrChange>
      </w:pPr>
      <w:del w:id="164" w:author="אורן  ציפורה שור" w:date="2019-12-04T17:35:00Z">
        <w:r w:rsidRPr="00CA6142" w:rsidDel="00CA6142">
          <w:rPr>
            <w:rFonts w:ascii="David" w:hAnsi="David" w:cs="David"/>
            <w:b/>
            <w:bCs/>
            <w:sz w:val="24"/>
            <w:szCs w:val="24"/>
            <w:rPrChange w:id="165" w:author="אורן  ציפורה שור" w:date="2019-12-04T17:35:00Z">
              <w:rPr/>
            </w:rPrChange>
          </w:rPr>
          <w:delText>ScholOnto</w:delText>
        </w:r>
        <w:r w:rsidRPr="00CA6142" w:rsidDel="00CA6142">
          <w:rPr>
            <w:rFonts w:ascii="David" w:hAnsi="David" w:cs="David"/>
            <w:b/>
            <w:bCs/>
            <w:sz w:val="24"/>
            <w:szCs w:val="24"/>
            <w:rtl/>
            <w:rPrChange w:id="166" w:author="אורן  ציפורה שור" w:date="2019-12-04T17:35:00Z">
              <w:rPr>
                <w:rtl/>
              </w:rPr>
            </w:rPrChange>
          </w:rPr>
          <w:delText>:</w:delText>
        </w:r>
      </w:del>
    </w:p>
    <w:p w14:paraId="79219AF4" w14:textId="7F9D8D61" w:rsidR="00DD35DB" w:rsidRPr="007B29AD" w:rsidDel="00B53348" w:rsidRDefault="00CA6142">
      <w:pPr>
        <w:bidi/>
        <w:ind w:left="360"/>
        <w:rPr>
          <w:del w:id="167" w:author="Arnon Sturm" w:date="2019-12-03T19:21:00Z"/>
          <w:rFonts w:ascii="David" w:hAnsi="David" w:cs="David"/>
          <w:sz w:val="28"/>
          <w:szCs w:val="28"/>
        </w:rPr>
        <w:pPrChange w:id="168" w:author="אורן  ציפורה שור" w:date="2019-12-04T17:35:00Z">
          <w:pPr>
            <w:pStyle w:val="ListParagraph"/>
          </w:pPr>
        </w:pPrChange>
      </w:pPr>
      <w:ins w:id="169" w:author="אורן  ציפורה שור" w:date="2019-12-04T17:35:00Z">
        <w:r w:rsidRPr="007B29AD">
          <w:rPr>
            <w:rFonts w:ascii="David" w:hAnsi="David" w:cs="David"/>
            <w:b/>
            <w:bCs/>
            <w:sz w:val="24"/>
            <w:szCs w:val="24"/>
          </w:rPr>
          <w:t>ScholOnto</w:t>
        </w:r>
        <w:r>
          <w:rPr>
            <w:rFonts w:ascii="David" w:hAnsi="David" w:cs="David" w:hint="cs"/>
            <w:sz w:val="24"/>
            <w:szCs w:val="24"/>
            <w:rtl/>
          </w:rPr>
          <w:t xml:space="preserve"> היא דוגמא למערכת המשמשת</w:t>
        </w:r>
      </w:ins>
      <w:del w:id="170" w:author="Arnon Sturm" w:date="2019-12-03T19:21:00Z">
        <w:r w:rsidR="00DD35DB" w:rsidRPr="007B29AD" w:rsidDel="00B53348">
          <w:rPr>
            <w:rFonts w:ascii="David" w:hAnsi="David" w:cs="David"/>
            <w:sz w:val="24"/>
            <w:szCs w:val="24"/>
            <w:rtl/>
          </w:rPr>
          <w:delText xml:space="preserve"> </w:delText>
        </w:r>
        <w:r w:rsidR="009779CA" w:rsidDel="00B53348">
          <w:fldChar w:fldCharType="begin"/>
        </w:r>
        <w:r w:rsidR="009779CA" w:rsidDel="00B53348">
          <w:delInstrText xml:space="preserve"> HYPERLINK "https://link.springer.com/content/pdf/10.1007%2Fs007990000034.pdf" </w:delInstrText>
        </w:r>
        <w:r w:rsidR="009779CA" w:rsidDel="00B53348">
          <w:fldChar w:fldCharType="separate"/>
        </w:r>
        <w:r w:rsidR="00DD35DB" w:rsidRPr="007B29AD" w:rsidDel="00B53348">
          <w:rPr>
            <w:rStyle w:val="Hyperlink"/>
            <w:rFonts w:ascii="David" w:hAnsi="David" w:cs="David"/>
            <w:sz w:val="24"/>
            <w:szCs w:val="24"/>
          </w:rPr>
          <w:delText>https://link.springer.com/content/pdf/10.1007%2Fs007990000034.pdf</w:delText>
        </w:r>
        <w:r w:rsidR="009779CA" w:rsidDel="00B53348">
          <w:rPr>
            <w:rStyle w:val="Hyperlink"/>
            <w:rFonts w:ascii="David" w:hAnsi="David" w:cs="David"/>
            <w:sz w:val="24"/>
            <w:szCs w:val="24"/>
          </w:rPr>
          <w:fldChar w:fldCharType="end"/>
        </w:r>
      </w:del>
    </w:p>
    <w:p w14:paraId="19426A32" w14:textId="54440347" w:rsidR="00560520" w:rsidRPr="007B29AD" w:rsidRDefault="00560520">
      <w:pPr>
        <w:bidi/>
        <w:ind w:left="360"/>
        <w:rPr>
          <w:rFonts w:ascii="David" w:hAnsi="David" w:cs="David"/>
          <w:sz w:val="24"/>
          <w:szCs w:val="24"/>
          <w:rtl/>
        </w:rPr>
        <w:pPrChange w:id="171" w:author="אורן  ציפורה שור" w:date="2019-12-04T17:35:00Z">
          <w:pPr>
            <w:pStyle w:val="ListParagraph"/>
            <w:bidi/>
          </w:pPr>
        </w:pPrChange>
      </w:pPr>
      <w:del w:id="172" w:author="אורן  ציפורה שור" w:date="2019-12-04T17:34:00Z">
        <w:r w:rsidRPr="007B29AD" w:rsidDel="00CA6142">
          <w:rPr>
            <w:rFonts w:ascii="David" w:hAnsi="David" w:cs="David"/>
            <w:sz w:val="24"/>
            <w:szCs w:val="24"/>
            <w:rtl/>
          </w:rPr>
          <w:delText>במאמר המצורף בו מתואר</w:delText>
        </w:r>
      </w:del>
      <w:r w:rsidRPr="007B29AD">
        <w:rPr>
          <w:rFonts w:ascii="David" w:hAnsi="David" w:cs="David"/>
          <w:sz w:val="24"/>
          <w:szCs w:val="24"/>
          <w:rtl/>
        </w:rPr>
        <w:t xml:space="preserve"> </w:t>
      </w:r>
      <w:ins w:id="173" w:author="אורן  ציפורה שור" w:date="2019-12-04T17:35:00Z">
        <w:r w:rsidR="00CA6142">
          <w:rPr>
            <w:rFonts w:ascii="David" w:hAnsi="David" w:cs="David" w:hint="cs"/>
            <w:sz w:val="24"/>
            <w:szCs w:val="24"/>
            <w:rtl/>
          </w:rPr>
          <w:t>כ</w:t>
        </w:r>
      </w:ins>
      <w:r w:rsidRPr="007B29AD">
        <w:rPr>
          <w:rFonts w:ascii="David" w:hAnsi="David" w:cs="David"/>
          <w:sz w:val="24"/>
          <w:szCs w:val="24"/>
          <w:rtl/>
        </w:rPr>
        <w:t xml:space="preserve">שרת דיגיטלי </w:t>
      </w:r>
      <w:del w:id="174" w:author="אורן  ציפורה שור" w:date="2019-12-04T17:35:00Z">
        <w:r w:rsidRPr="007B29AD" w:rsidDel="00CA6142">
          <w:rPr>
            <w:rFonts w:ascii="David" w:hAnsi="David" w:cs="David"/>
            <w:sz w:val="24"/>
            <w:szCs w:val="24"/>
            <w:rtl/>
          </w:rPr>
          <w:delText>המשמש כ</w:delText>
        </w:r>
      </w:del>
      <w:r w:rsidRPr="007B29AD">
        <w:rPr>
          <w:rFonts w:ascii="David" w:hAnsi="David" w:cs="David"/>
          <w:sz w:val="24"/>
          <w:szCs w:val="24"/>
          <w:rtl/>
        </w:rPr>
        <w:t>ספרייה של מאמרים אקדמיים. השרת תומך באינטרפרטציה שונה של כל קורא למאמרים ובדו-שיח בנוגע לנושאי</w:t>
      </w:r>
      <w:del w:id="175" w:author="אורן  ציפורה שור" w:date="2019-12-04T17:36:00Z">
        <w:r w:rsidRPr="007B29AD" w:rsidDel="00CA6142">
          <w:rPr>
            <w:rFonts w:ascii="David" w:hAnsi="David" w:cs="David"/>
            <w:sz w:val="24"/>
            <w:szCs w:val="24"/>
            <w:rtl/>
          </w:rPr>
          <w:delText>ם</w:delText>
        </w:r>
      </w:del>
      <w:r w:rsidRPr="007B29AD">
        <w:rPr>
          <w:rFonts w:ascii="David" w:hAnsi="David" w:cs="David"/>
          <w:sz w:val="24"/>
          <w:szCs w:val="24"/>
          <w:rtl/>
        </w:rPr>
        <w:t xml:space="preserve"> המאמרים, מה שמאפשר לחוקרים לתאר ולהתעמת דרך רשת סמנטית בה מתוארים התרומות וההקשרים של מאמר מסוים לשאר המאמרים בנושא.</w:t>
      </w:r>
    </w:p>
    <w:p w14:paraId="23F0B4D7" w14:textId="216E1225" w:rsidR="007C27B5" w:rsidRPr="00CA6142" w:rsidDel="00CA6142" w:rsidRDefault="004E690A">
      <w:pPr>
        <w:bidi/>
        <w:ind w:left="360"/>
        <w:rPr>
          <w:del w:id="176" w:author="אורן  ציפורה שור" w:date="2019-12-04T17:37:00Z"/>
          <w:rFonts w:ascii="David" w:hAnsi="David" w:cs="David"/>
          <w:sz w:val="24"/>
          <w:szCs w:val="24"/>
          <w:rtl/>
          <w:rPrChange w:id="177" w:author="אורן  ציפורה שור" w:date="2019-12-04T17:37:00Z">
            <w:rPr>
              <w:del w:id="178" w:author="אורן  ציפורה שור" w:date="2019-12-04T17:37:00Z"/>
              <w:rtl/>
            </w:rPr>
          </w:rPrChange>
        </w:rPr>
        <w:pPrChange w:id="179" w:author="אורן  ציפורה שור" w:date="2019-12-04T17:37:00Z">
          <w:pPr>
            <w:pStyle w:val="ListParagraph"/>
            <w:bidi/>
          </w:pPr>
        </w:pPrChange>
      </w:pPr>
      <w:r>
        <w:rPr>
          <w:rFonts w:ascii="David" w:hAnsi="David" w:cs="David"/>
          <w:noProof/>
          <w:u w:val="single"/>
        </w:rPr>
        <mc:AlternateContent>
          <mc:Choice Requires="wpg">
            <w:drawing>
              <wp:anchor distT="0" distB="0" distL="114300" distR="114300" simplePos="0" relativeHeight="251664384" behindDoc="0" locked="0" layoutInCell="1" allowOverlap="1" wp14:anchorId="16BAEC10" wp14:editId="1C2F3441">
                <wp:simplePos x="0" y="0"/>
                <wp:positionH relativeFrom="column">
                  <wp:posOffset>533400</wp:posOffset>
                </wp:positionH>
                <wp:positionV relativeFrom="paragraph">
                  <wp:posOffset>903605</wp:posOffset>
                </wp:positionV>
                <wp:extent cx="2591435" cy="2444750"/>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2591435" cy="2444750"/>
                          <a:chOff x="0" y="0"/>
                          <a:chExt cx="2591435" cy="2444750"/>
                        </a:xfrm>
                      </wpg:grpSpPr>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6035" cy="2174875"/>
                          </a:xfrm>
                          <a:prstGeom prst="rect">
                            <a:avLst/>
                          </a:prstGeom>
                        </pic:spPr>
                      </pic:pic>
                      <wps:wsp>
                        <wps:cNvPr id="4" name="Text Box 4"/>
                        <wps:cNvSpPr txBox="1"/>
                        <wps:spPr>
                          <a:xfrm>
                            <a:off x="25400" y="2178050"/>
                            <a:ext cx="2566035" cy="266700"/>
                          </a:xfrm>
                          <a:prstGeom prst="rect">
                            <a:avLst/>
                          </a:prstGeom>
                          <a:solidFill>
                            <a:prstClr val="white"/>
                          </a:solidFill>
                          <a:ln>
                            <a:noFill/>
                          </a:ln>
                        </wps:spPr>
                        <wps:txbx>
                          <w:txbxContent>
                            <w:p w14:paraId="15EF05D4" w14:textId="30FC70D8" w:rsidR="00CA6142" w:rsidRPr="008E21C9" w:rsidRDefault="00CA6142">
                              <w:pPr>
                                <w:pStyle w:val="Caption"/>
                                <w:bidi/>
                                <w:jc w:val="center"/>
                                <w:rPr>
                                  <w:rFonts w:ascii="David" w:hAnsi="David" w:cs="David"/>
                                  <w:noProof/>
                                  <w:u w:val="single"/>
                                </w:rPr>
                                <w:pPrChange w:id="180" w:author="אורן  ציפורה שור" w:date="2019-12-04T17:41:00Z">
                                  <w:pPr>
                                    <w:bidi/>
                                    <w:ind w:left="360"/>
                                  </w:pPr>
                                </w:pPrChange>
                              </w:pPr>
                              <w:ins w:id="181" w:author="אורן  ציפורה שור" w:date="2019-12-04T17:40:00Z">
                                <w:r w:rsidRPr="00155788">
                                  <w:rPr>
                                    <w:rFonts w:cs="Arial"/>
                                    <w:rtl/>
                                  </w:rPr>
                                  <w:t xml:space="preserve">מבנה של מחלקות ב- </w:t>
                                </w:r>
                                <w:r w:rsidRPr="00155788">
                                  <w:t>ScholOnto ontology</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BAEC10" id="Group 6" o:spid="_x0000_s1026" style="position:absolute;left:0;text-align:left;margin-left:42pt;margin-top:71.15pt;width:204.05pt;height:192.5pt;z-index:251664384" coordsize="25914,24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660;height:2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">
                  <v:imagedata r:id="rId11" o:title=""/>
                  <v:path arrowok="t"/>
                </v:shape>
                <v:shapetype id="_x0000_t202" coordsize="21600,21600" o:spt="202" path="m,l,21600r21600,l21600,xe">
                  <v:stroke joinstyle="miter"/>
                  <v:path gradientshapeok="t" o:connecttype="rect"/>
                </v:shapetype>
                <v:shape id="Text Box 4" o:spid="_x0000_s1028" type="#_x0000_t202" style="position:absolute;left:254;top:21780;width:256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5EF05D4" w14:textId="30FC70D8" w:rsidR="00CA6142" w:rsidRPr="008E21C9" w:rsidRDefault="00CA6142">
                        <w:pPr>
                          <w:pStyle w:val="Caption"/>
                          <w:bidi/>
                          <w:jc w:val="center"/>
                          <w:rPr>
                            <w:rFonts w:ascii="David" w:hAnsi="David" w:cs="David"/>
                            <w:noProof/>
                            <w:u w:val="single"/>
                          </w:rPr>
                          <w:pPrChange w:id="182" w:author="אורן  ציפורה שור" w:date="2019-12-04T17:41:00Z">
                            <w:pPr>
                              <w:bidi/>
                              <w:ind w:left="360"/>
                            </w:pPr>
                          </w:pPrChange>
                        </w:pPr>
                        <w:ins w:id="183" w:author="אורן  ציפורה שור" w:date="2019-12-04T17:40:00Z">
                          <w:r w:rsidRPr="00155788">
                            <w:rPr>
                              <w:rFonts w:cs="Arial"/>
                              <w:rtl/>
                            </w:rPr>
                            <w:t xml:space="preserve">מבנה של מחלקות ב- </w:t>
                          </w:r>
                          <w:r w:rsidRPr="00155788">
                            <w:t>ScholOnto ontology</w:t>
                          </w:r>
                        </w:ins>
                      </w:p>
                    </w:txbxContent>
                  </v:textbox>
                </v:shape>
                <w10:wrap type="square"/>
              </v:group>
            </w:pict>
          </mc:Fallback>
        </mc:AlternateContent>
      </w:r>
      <w:r>
        <w:rPr>
          <w:rFonts w:ascii="David" w:hAnsi="David" w:cs="David"/>
          <w:noProof/>
          <w:u w:val="single"/>
        </w:rPr>
        <mc:AlternateContent>
          <mc:Choice Requires="wpg">
            <w:drawing>
              <wp:anchor distT="0" distB="0" distL="114300" distR="114300" simplePos="0" relativeHeight="251661312" behindDoc="0" locked="0" layoutInCell="1" allowOverlap="1" wp14:anchorId="4009CBB0" wp14:editId="43F32724">
                <wp:simplePos x="0" y="0"/>
                <wp:positionH relativeFrom="column">
                  <wp:posOffset>4159250</wp:posOffset>
                </wp:positionH>
                <wp:positionV relativeFrom="paragraph">
                  <wp:posOffset>903605</wp:posOffset>
                </wp:positionV>
                <wp:extent cx="2458085" cy="2457450"/>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2458085" cy="2457450"/>
                          <a:chOff x="0" y="0"/>
                          <a:chExt cx="2458085" cy="2457450"/>
                        </a:xfrm>
                      </wpg:grpSpPr>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8085" cy="2190115"/>
                          </a:xfrm>
                          <a:prstGeom prst="rect">
                            <a:avLst/>
                          </a:prstGeom>
                        </pic:spPr>
                      </pic:pic>
                      <wps:wsp>
                        <wps:cNvPr id="3" name="Text Box 3"/>
                        <wps:cNvSpPr txBox="1"/>
                        <wps:spPr>
                          <a:xfrm>
                            <a:off x="38100" y="2190750"/>
                            <a:ext cx="2413000" cy="266700"/>
                          </a:xfrm>
                          <a:prstGeom prst="rect">
                            <a:avLst/>
                          </a:prstGeom>
                          <a:solidFill>
                            <a:prstClr val="white"/>
                          </a:solidFill>
                          <a:ln>
                            <a:noFill/>
                          </a:ln>
                        </wps:spPr>
                        <wps:txbx>
                          <w:txbxContent>
                            <w:p w14:paraId="282A1778" w14:textId="164C4C32" w:rsidR="00CA6142" w:rsidRPr="002D039B" w:rsidRDefault="00CA6142">
                              <w:pPr>
                                <w:pStyle w:val="Caption"/>
                                <w:bidi/>
                                <w:jc w:val="center"/>
                                <w:rPr>
                                  <w:rFonts w:ascii="David" w:hAnsi="David" w:cs="David"/>
                                  <w:noProof/>
                                  <w:u w:val="single"/>
                                </w:rPr>
                                <w:pPrChange w:id="184" w:author="אורן  ציפורה שור" w:date="2019-12-04T17:40:00Z">
                                  <w:pPr>
                                    <w:bidi/>
                                    <w:ind w:left="360"/>
                                  </w:pPr>
                                </w:pPrChange>
                              </w:pPr>
                              <w:ins w:id="185" w:author="אורן  ציפורה שור" w:date="2019-12-04T17:38:00Z">
                                <w:r w:rsidRPr="00716DB0">
                                  <w:rPr>
                                    <w:rFonts w:cs="Arial"/>
                                    <w:rtl/>
                                  </w:rPr>
                                  <w:t xml:space="preserve">מבנה של </w:t>
                                </w:r>
                                <w:r w:rsidRPr="00716DB0">
                                  <w:t>Claim</w:t>
                                </w:r>
                                <w:r>
                                  <w:rPr>
                                    <w:rFonts w:cs="Arial"/>
                                    <w:rtl/>
                                  </w:rPr>
                                  <w:t xml:space="preserve"> ע"פ המאמר</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09CBB0" id="Group 5" o:spid="_x0000_s1029" style="position:absolute;left:0;text-align:left;margin-left:327.5pt;margin-top:71.15pt;width:193.55pt;height:193.5pt;z-index:251661312" coordsize="24580,24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">
                <v:shape id="Picture 1" o:spid="_x0000_s1030" type="#_x0000_t75" style="position:absolute;width:24580;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">
                  <v:imagedata r:id="rId13" o:title=""/>
                  <v:path arrowok="t"/>
                </v:shape>
                <v:shape id="Text Box 3" o:spid="_x0000_s1031" type="#_x0000_t202" style="position:absolute;left:381;top:21907;width:241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282A1778" w14:textId="164C4C32" w:rsidR="00CA6142" w:rsidRPr="002D039B" w:rsidRDefault="00CA6142">
                        <w:pPr>
                          <w:pStyle w:val="Caption"/>
                          <w:bidi/>
                          <w:jc w:val="center"/>
                          <w:rPr>
                            <w:rFonts w:ascii="David" w:hAnsi="David" w:cs="David"/>
                            <w:noProof/>
                            <w:u w:val="single"/>
                          </w:rPr>
                          <w:pPrChange w:id="186" w:author="אורן  ציפורה שור" w:date="2019-12-04T17:40:00Z">
                            <w:pPr>
                              <w:bidi/>
                              <w:ind w:left="360"/>
                            </w:pPr>
                          </w:pPrChange>
                        </w:pPr>
                        <w:ins w:id="187" w:author="אורן  ציפורה שור" w:date="2019-12-04T17:38:00Z">
                          <w:r w:rsidRPr="00716DB0">
                            <w:rPr>
                              <w:rFonts w:cs="Arial"/>
                              <w:rtl/>
                            </w:rPr>
                            <w:t xml:space="preserve">מבנה של </w:t>
                          </w:r>
                          <w:r w:rsidRPr="00716DB0">
                            <w:t>Claim</w:t>
                          </w:r>
                          <w:r>
                            <w:rPr>
                              <w:rFonts w:cs="Arial"/>
                              <w:rtl/>
                            </w:rPr>
                            <w:t xml:space="preserve"> ע"פ המאמר</w:t>
                          </w:r>
                        </w:ins>
                      </w:p>
                    </w:txbxContent>
                  </v:textbox>
                </v:shape>
                <w10:wrap type="square"/>
              </v:group>
            </w:pict>
          </mc:Fallback>
        </mc:AlternateContent>
      </w:r>
      <w:del w:id="188" w:author="אורן  ציפורה שור" w:date="2019-12-04T17:36:00Z">
        <w:r w:rsidR="007C27B5" w:rsidRPr="00CA6142" w:rsidDel="00CA6142">
          <w:rPr>
            <w:rFonts w:ascii="David" w:hAnsi="David" w:cs="David"/>
            <w:sz w:val="24"/>
            <w:szCs w:val="24"/>
            <w:rtl/>
            <w:rPrChange w:id="189" w:author="אורן  ציפורה שור" w:date="2019-12-04T17:37:00Z">
              <w:rPr>
                <w:rtl/>
              </w:rPr>
            </w:rPrChange>
          </w:rPr>
          <w:delText>במאמר מתוארים</w:delText>
        </w:r>
      </w:del>
      <w:ins w:id="190" w:author="אורן  ציפורה שור" w:date="2019-12-04T17:36:00Z">
        <w:r w:rsidR="00CA6142" w:rsidRPr="00CA6142">
          <w:rPr>
            <w:rFonts w:ascii="David" w:hAnsi="David" w:cs="David" w:hint="eastAsia"/>
            <w:sz w:val="24"/>
            <w:szCs w:val="24"/>
            <w:rtl/>
            <w:rPrChange w:id="191" w:author="אורן  ציפורה שור" w:date="2019-12-04T17:37:00Z">
              <w:rPr>
                <w:rFonts w:hint="eastAsia"/>
                <w:rtl/>
              </w:rPr>
            </w:rPrChange>
          </w:rPr>
          <w:t>השרת</w:t>
        </w:r>
        <w:r w:rsidR="00CA6142" w:rsidRPr="00CA6142">
          <w:rPr>
            <w:rFonts w:ascii="David" w:hAnsi="David" w:cs="David"/>
            <w:sz w:val="24"/>
            <w:szCs w:val="24"/>
            <w:rtl/>
            <w:rPrChange w:id="192" w:author="אורן  ציפורה שור" w:date="2019-12-04T17:37:00Z">
              <w:rPr>
                <w:rtl/>
              </w:rPr>
            </w:rPrChange>
          </w:rPr>
          <w:t xml:space="preserve"> </w:t>
        </w:r>
        <w:r w:rsidR="00CA6142" w:rsidRPr="00CA6142">
          <w:rPr>
            <w:rFonts w:ascii="David" w:hAnsi="David" w:cs="David" w:hint="eastAsia"/>
            <w:sz w:val="24"/>
            <w:szCs w:val="24"/>
            <w:rtl/>
            <w:rPrChange w:id="193" w:author="אורן  ציפורה שור" w:date="2019-12-04T17:37:00Z">
              <w:rPr>
                <w:rFonts w:hint="eastAsia"/>
                <w:rtl/>
              </w:rPr>
            </w:rPrChange>
          </w:rPr>
          <w:t>תומך</w:t>
        </w:r>
      </w:ins>
      <w:r w:rsidR="007C27B5" w:rsidRPr="00CA6142">
        <w:rPr>
          <w:rFonts w:ascii="David" w:hAnsi="David" w:cs="David"/>
          <w:sz w:val="24"/>
          <w:szCs w:val="24"/>
          <w:rtl/>
          <w:rPrChange w:id="194" w:author="אורן  ציפורה שור" w:date="2019-12-04T17:37:00Z">
            <w:rPr>
              <w:rtl/>
            </w:rPr>
          </w:rPrChange>
        </w:rPr>
        <w:t xml:space="preserve"> </w:t>
      </w:r>
      <w:ins w:id="195" w:author="אורן  ציפורה שור" w:date="2019-12-04T17:36:00Z">
        <w:r w:rsidR="00CA6142" w:rsidRPr="00CA6142">
          <w:rPr>
            <w:rFonts w:ascii="David" w:hAnsi="David" w:cs="David" w:hint="eastAsia"/>
            <w:sz w:val="24"/>
            <w:szCs w:val="24"/>
            <w:rtl/>
            <w:rPrChange w:id="196" w:author="אורן  ציפורה שור" w:date="2019-12-04T17:37:00Z">
              <w:rPr>
                <w:rFonts w:hint="eastAsia"/>
                <w:rtl/>
              </w:rPr>
            </w:rPrChange>
          </w:rPr>
          <w:t>ה</w:t>
        </w:r>
      </w:ins>
      <w:r w:rsidR="007C27B5" w:rsidRPr="00CA6142">
        <w:rPr>
          <w:rFonts w:ascii="David" w:hAnsi="David" w:cs="David"/>
          <w:sz w:val="24"/>
          <w:szCs w:val="24"/>
          <w:rtl/>
          <w:rPrChange w:id="197" w:author="אורן  ציפורה שור" w:date="2019-12-04T17:37:00Z">
            <w:rPr>
              <w:rtl/>
            </w:rPr>
          </w:rPrChange>
        </w:rPr>
        <w:t xml:space="preserve">שירותי </w:t>
      </w:r>
      <w:del w:id="198" w:author="אורן  ציפורה שור" w:date="2019-12-04T17:36:00Z">
        <w:r w:rsidR="007C27B5" w:rsidRPr="00CA6142" w:rsidDel="00CA6142">
          <w:rPr>
            <w:rFonts w:ascii="David" w:hAnsi="David" w:cs="David"/>
            <w:sz w:val="24"/>
            <w:szCs w:val="24"/>
            <w:rtl/>
            <w:rPrChange w:id="199" w:author="אורן  ציפורה שור" w:date="2019-12-04T17:37:00Z">
              <w:rPr>
                <w:rtl/>
              </w:rPr>
            </w:rPrChange>
          </w:rPr>
          <w:delText>ה</w:delText>
        </w:r>
      </w:del>
      <w:r w:rsidR="007C27B5" w:rsidRPr="00CA6142">
        <w:rPr>
          <w:rFonts w:ascii="David" w:hAnsi="David" w:cs="David"/>
          <w:sz w:val="24"/>
          <w:szCs w:val="24"/>
          <w:rtl/>
          <w:rPrChange w:id="200" w:author="אורן  ציפורה שור" w:date="2019-12-04T17:37:00Z">
            <w:rPr>
              <w:rtl/>
            </w:rPr>
          </w:rPrChange>
        </w:rPr>
        <w:t xml:space="preserve">חישוב </w:t>
      </w:r>
      <w:del w:id="201" w:author="אורן  ציפורה שור" w:date="2019-12-04T17:36:00Z">
        <w:r w:rsidR="007C27B5" w:rsidRPr="00CA6142" w:rsidDel="00CA6142">
          <w:rPr>
            <w:rFonts w:ascii="David" w:hAnsi="David" w:cs="David"/>
            <w:sz w:val="24"/>
            <w:szCs w:val="24"/>
            <w:rtl/>
            <w:rPrChange w:id="202" w:author="אורן  ציפורה שור" w:date="2019-12-04T17:37:00Z">
              <w:rPr>
                <w:rtl/>
              </w:rPr>
            </w:rPrChange>
          </w:rPr>
          <w:delText xml:space="preserve">ששרת המבוסס </w:delText>
        </w:r>
      </w:del>
      <w:ins w:id="203" w:author="אורן  ציפורה שור" w:date="2019-12-04T17:36:00Z">
        <w:r w:rsidR="00CA6142" w:rsidRPr="00CA6142">
          <w:rPr>
            <w:rFonts w:ascii="David" w:hAnsi="David" w:cs="David" w:hint="eastAsia"/>
            <w:sz w:val="24"/>
            <w:szCs w:val="24"/>
            <w:rtl/>
            <w:rPrChange w:id="204" w:author="אורן  ציפורה שור" w:date="2019-12-04T17:37:00Z">
              <w:rPr>
                <w:rFonts w:hint="eastAsia"/>
                <w:rtl/>
              </w:rPr>
            </w:rPrChange>
          </w:rPr>
          <w:t>המבוססים</w:t>
        </w:r>
        <w:r w:rsidR="00CA6142" w:rsidRPr="00CA6142">
          <w:rPr>
            <w:rFonts w:ascii="David" w:hAnsi="David" w:cs="David"/>
            <w:sz w:val="24"/>
            <w:szCs w:val="24"/>
            <w:rtl/>
            <w:rPrChange w:id="205" w:author="אורן  ציפורה שור" w:date="2019-12-04T17:37:00Z">
              <w:rPr>
                <w:rtl/>
              </w:rPr>
            </w:rPrChange>
          </w:rPr>
          <w:t xml:space="preserve"> </w:t>
        </w:r>
      </w:ins>
      <w:r w:rsidR="007C27B5" w:rsidRPr="00CA6142">
        <w:rPr>
          <w:rFonts w:ascii="David" w:hAnsi="David" w:cs="David"/>
          <w:sz w:val="24"/>
          <w:szCs w:val="24"/>
          <w:rtl/>
          <w:rPrChange w:id="206" w:author="אורן  ציפורה שור" w:date="2019-12-04T17:37:00Z">
            <w:rPr>
              <w:rtl/>
            </w:rPr>
          </w:rPrChange>
        </w:rPr>
        <w:t>על תיאוריית ה-</w:t>
      </w:r>
      <w:r w:rsidR="007C27B5" w:rsidRPr="00CA6142">
        <w:rPr>
          <w:rFonts w:ascii="David" w:hAnsi="David" w:cs="David"/>
          <w:sz w:val="24"/>
          <w:szCs w:val="24"/>
          <w:rPrChange w:id="207" w:author="אורן  ציפורה שור" w:date="2019-12-04T17:37:00Z">
            <w:rPr/>
          </w:rPrChange>
        </w:rPr>
        <w:t xml:space="preserve">ontology </w:t>
      </w:r>
      <w:r w:rsidR="007C27B5" w:rsidRPr="00CA6142">
        <w:rPr>
          <w:rFonts w:ascii="David" w:hAnsi="David" w:cs="David"/>
          <w:sz w:val="24"/>
          <w:szCs w:val="24"/>
          <w:rtl/>
          <w:rPrChange w:id="208" w:author="אורן  ציפורה שור" w:date="2019-12-04T17:37:00Z">
            <w:rPr>
              <w:rtl/>
            </w:rPr>
          </w:rPrChange>
        </w:rPr>
        <w:t xml:space="preserve"> ו</w:t>
      </w:r>
      <w:ins w:id="209" w:author="אורן  ציפורה שור" w:date="2019-12-04T17:37:00Z">
        <w:r w:rsidR="00CA6142" w:rsidRPr="00CA6142">
          <w:rPr>
            <w:rFonts w:ascii="David" w:hAnsi="David" w:cs="David" w:hint="eastAsia"/>
            <w:sz w:val="24"/>
            <w:szCs w:val="24"/>
            <w:rtl/>
            <w:rPrChange w:id="210" w:author="אורן  ציפורה שור" w:date="2019-12-04T17:37:00Z">
              <w:rPr>
                <w:rFonts w:hint="eastAsia"/>
                <w:rtl/>
              </w:rPr>
            </w:rPrChange>
          </w:rPr>
          <w:t>ישנם</w:t>
        </w:r>
        <w:r w:rsidR="00CA6142" w:rsidRPr="00CA6142">
          <w:rPr>
            <w:rFonts w:ascii="David" w:hAnsi="David" w:cs="David"/>
            <w:sz w:val="24"/>
            <w:szCs w:val="24"/>
            <w:rtl/>
            <w:rPrChange w:id="211" w:author="אורן  ציפורה שור" w:date="2019-12-04T17:37:00Z">
              <w:rPr>
                <w:rtl/>
              </w:rPr>
            </w:rPrChange>
          </w:rPr>
          <w:t xml:space="preserve"> </w:t>
        </w:r>
      </w:ins>
      <w:r w:rsidR="007C27B5" w:rsidRPr="00CA6142">
        <w:rPr>
          <w:rFonts w:ascii="David" w:hAnsi="David" w:cs="David"/>
          <w:sz w:val="24"/>
          <w:szCs w:val="24"/>
          <w:rtl/>
          <w:rPrChange w:id="212" w:author="אורן  ציפורה שור" w:date="2019-12-04T17:37:00Z">
            <w:rPr>
              <w:rtl/>
            </w:rPr>
          </w:rPrChange>
        </w:rPr>
        <w:t>ממשקים אלטרנטיביים התומכים באינטראקציה ברשתות סמנטיות גדולות.</w:t>
      </w:r>
    </w:p>
    <w:p w14:paraId="64566A2E" w14:textId="6488B5B8" w:rsidR="008E7F68" w:rsidRPr="007B29AD" w:rsidRDefault="00CA6142">
      <w:pPr>
        <w:bidi/>
        <w:ind w:left="360"/>
        <w:rPr>
          <w:rFonts w:ascii="David" w:hAnsi="David" w:cs="David"/>
          <w:sz w:val="24"/>
          <w:szCs w:val="24"/>
          <w:rtl/>
        </w:rPr>
        <w:pPrChange w:id="213" w:author="אורן  ציפורה שור" w:date="2019-12-04T17:37:00Z">
          <w:pPr>
            <w:pStyle w:val="ListParagraph"/>
            <w:bidi/>
          </w:pPr>
        </w:pPrChange>
      </w:pPr>
      <w:ins w:id="214" w:author="אורן  ציפורה שור" w:date="2019-12-04T17:37:00Z">
        <w:r>
          <w:rPr>
            <w:rFonts w:ascii="David" w:hAnsi="David" w:cs="David"/>
            <w:sz w:val="24"/>
            <w:szCs w:val="24"/>
            <w:rtl/>
          </w:rPr>
          <w:br/>
        </w:r>
      </w:ins>
      <w:r w:rsidR="008E7F68" w:rsidRPr="007B29AD">
        <w:rPr>
          <w:rFonts w:ascii="David" w:hAnsi="David" w:cs="David"/>
          <w:sz w:val="24"/>
          <w:szCs w:val="24"/>
          <w:rtl/>
        </w:rPr>
        <w:t xml:space="preserve">ע"מ להוסיף מאמר אל הספרייה על המפרסם להוסיף גם </w:t>
      </w:r>
      <w:r w:rsidR="008E7F68" w:rsidRPr="007B29AD">
        <w:rPr>
          <w:rFonts w:ascii="David" w:hAnsi="David" w:cs="David"/>
          <w:sz w:val="24"/>
          <w:szCs w:val="24"/>
        </w:rPr>
        <w:t>Claim</w:t>
      </w:r>
      <w:r w:rsidR="008E7F68" w:rsidRPr="007B29AD">
        <w:rPr>
          <w:rFonts w:ascii="David" w:hAnsi="David" w:cs="David"/>
          <w:sz w:val="24"/>
          <w:szCs w:val="24"/>
          <w:rtl/>
        </w:rPr>
        <w:t xml:space="preserve"> על המאמר שלו. לכל </w:t>
      </w:r>
      <w:r w:rsidR="008E7F68" w:rsidRPr="007B29AD">
        <w:rPr>
          <w:rFonts w:ascii="David" w:hAnsi="David" w:cs="David"/>
          <w:sz w:val="24"/>
          <w:szCs w:val="24"/>
        </w:rPr>
        <w:t>claim</w:t>
      </w:r>
      <w:r w:rsidR="008E7F68" w:rsidRPr="007B29AD">
        <w:rPr>
          <w:rFonts w:ascii="David" w:hAnsi="David" w:cs="David"/>
          <w:sz w:val="24"/>
          <w:szCs w:val="24"/>
          <w:rtl/>
        </w:rPr>
        <w:t xml:space="preserve"> יש "בעלים" שהוא </w:t>
      </w:r>
      <w:r w:rsidR="008E7F68" w:rsidRPr="007B29AD">
        <w:rPr>
          <w:rFonts w:ascii="David" w:hAnsi="David" w:cs="David"/>
          <w:sz w:val="24"/>
          <w:szCs w:val="24"/>
        </w:rPr>
        <w:t>agent</w:t>
      </w:r>
      <w:r w:rsidR="008E7F68" w:rsidRPr="007B29AD">
        <w:rPr>
          <w:rFonts w:ascii="David" w:hAnsi="David" w:cs="David"/>
          <w:sz w:val="24"/>
          <w:szCs w:val="24"/>
          <w:rtl/>
        </w:rPr>
        <w:t xml:space="preserve"> (אדם או תוכנה), ישנה הצדקה כלשהי לקיום אותו </w:t>
      </w:r>
      <w:r w:rsidR="008E7F68" w:rsidRPr="007B29AD">
        <w:rPr>
          <w:rFonts w:ascii="David" w:hAnsi="David" w:cs="David"/>
          <w:sz w:val="24"/>
          <w:szCs w:val="24"/>
        </w:rPr>
        <w:t>claim</w:t>
      </w:r>
      <w:r w:rsidR="008E7F68" w:rsidRPr="007B29AD">
        <w:rPr>
          <w:rFonts w:ascii="David" w:hAnsi="David" w:cs="David"/>
          <w:sz w:val="24"/>
          <w:szCs w:val="24"/>
          <w:rtl/>
        </w:rPr>
        <w:t xml:space="preserve"> ובעזרת </w:t>
      </w:r>
      <w:r w:rsidR="008E7F68" w:rsidRPr="007B29AD">
        <w:rPr>
          <w:rFonts w:ascii="David" w:hAnsi="David" w:cs="David"/>
          <w:sz w:val="24"/>
          <w:szCs w:val="24"/>
        </w:rPr>
        <w:t>claims</w:t>
      </w:r>
      <w:r w:rsidR="008E7F68" w:rsidRPr="007B29AD">
        <w:rPr>
          <w:rFonts w:ascii="David" w:hAnsi="David" w:cs="David"/>
          <w:sz w:val="24"/>
          <w:szCs w:val="24"/>
          <w:rtl/>
        </w:rPr>
        <w:t xml:space="preserve"> ניתן ליצור יחסים גומלין עם </w:t>
      </w:r>
      <w:r w:rsidR="008E7F68" w:rsidRPr="007B29AD">
        <w:rPr>
          <w:rFonts w:ascii="David" w:hAnsi="David" w:cs="David"/>
          <w:sz w:val="24"/>
          <w:szCs w:val="24"/>
        </w:rPr>
        <w:t>claims</w:t>
      </w:r>
      <w:r w:rsidR="008E7F68" w:rsidRPr="007B29AD">
        <w:rPr>
          <w:rFonts w:ascii="David" w:hAnsi="David" w:cs="David"/>
          <w:sz w:val="24"/>
          <w:szCs w:val="24"/>
          <w:rtl/>
        </w:rPr>
        <w:t xml:space="preserve"> אחרים או בין קונספטים שונים.</w:t>
      </w:r>
    </w:p>
    <w:p w14:paraId="5017977C" w14:textId="77777777" w:rsidR="004E690A" w:rsidRDefault="004E690A">
      <w:pPr>
        <w:bidi/>
        <w:rPr>
          <w:ins w:id="215" w:author="אורן  ציפורה שור" w:date="2019-12-04T17:43:00Z"/>
          <w:rFonts w:ascii="David" w:hAnsi="David" w:cs="David"/>
          <w:u w:val="single"/>
          <w:rtl/>
        </w:rPr>
        <w:pPrChange w:id="216" w:author="אורן  ציפורה שור" w:date="2019-12-04T17:42:00Z">
          <w:pPr>
            <w:pStyle w:val="ListParagraph"/>
            <w:bidi/>
          </w:pPr>
        </w:pPrChange>
      </w:pPr>
    </w:p>
    <w:p w14:paraId="1572C0B3" w14:textId="77777777" w:rsidR="004E690A" w:rsidRDefault="004E690A">
      <w:pPr>
        <w:bidi/>
        <w:rPr>
          <w:ins w:id="217" w:author="אורן  ציפורה שור" w:date="2019-12-04T17:43:00Z"/>
          <w:rFonts w:ascii="David" w:hAnsi="David" w:cs="David"/>
          <w:u w:val="single"/>
          <w:rtl/>
        </w:rPr>
        <w:pPrChange w:id="218" w:author="אורן  ציפורה שור" w:date="2019-12-04T17:42:00Z">
          <w:pPr>
            <w:pStyle w:val="ListParagraph"/>
            <w:bidi/>
          </w:pPr>
        </w:pPrChange>
      </w:pPr>
    </w:p>
    <w:p w14:paraId="28B68C51" w14:textId="77777777" w:rsidR="004E690A" w:rsidRDefault="004E690A">
      <w:pPr>
        <w:bidi/>
        <w:rPr>
          <w:ins w:id="219" w:author="אורן  ציפורה שור" w:date="2019-12-04T17:43:00Z"/>
          <w:rFonts w:ascii="David" w:hAnsi="David" w:cs="David"/>
          <w:u w:val="single"/>
          <w:rtl/>
        </w:rPr>
        <w:pPrChange w:id="220" w:author="אורן  ציפורה שור" w:date="2019-12-04T17:42:00Z">
          <w:pPr>
            <w:pStyle w:val="ListParagraph"/>
            <w:bidi/>
          </w:pPr>
        </w:pPrChange>
      </w:pPr>
    </w:p>
    <w:p w14:paraId="5701B30D" w14:textId="77777777" w:rsidR="004E690A" w:rsidDel="00E42825" w:rsidRDefault="004E690A">
      <w:pPr>
        <w:bidi/>
        <w:rPr>
          <w:ins w:id="221" w:author="אורן  ציפורה שור" w:date="2019-12-04T17:43:00Z"/>
          <w:del w:id="222" w:author="עילי פרידמן" w:date="2019-12-08T18:46:00Z"/>
          <w:rFonts w:ascii="David" w:hAnsi="David" w:cs="David"/>
          <w:u w:val="single"/>
          <w:rtl/>
        </w:rPr>
        <w:pPrChange w:id="223" w:author="אורן  ציפורה שור" w:date="2019-12-04T17:42:00Z">
          <w:pPr>
            <w:pStyle w:val="ListParagraph"/>
            <w:bidi/>
          </w:pPr>
        </w:pPrChange>
      </w:pPr>
    </w:p>
    <w:p w14:paraId="40248E89" w14:textId="77777777" w:rsidR="004E690A" w:rsidRDefault="004E690A">
      <w:pPr>
        <w:bidi/>
        <w:rPr>
          <w:ins w:id="224" w:author="אורן  ציפורה שור" w:date="2019-12-04T17:43:00Z"/>
          <w:rFonts w:ascii="David" w:hAnsi="David" w:cs="David"/>
          <w:u w:val="single"/>
          <w:rtl/>
        </w:rPr>
        <w:pPrChange w:id="225" w:author="אורן  ציפורה שור" w:date="2019-12-04T17:42:00Z">
          <w:pPr>
            <w:pStyle w:val="ListParagraph"/>
            <w:bidi/>
          </w:pPr>
        </w:pPrChange>
      </w:pPr>
    </w:p>
    <w:p w14:paraId="37D1DAB9" w14:textId="77777777" w:rsidR="004E690A" w:rsidRDefault="004E690A">
      <w:pPr>
        <w:bidi/>
        <w:rPr>
          <w:ins w:id="226" w:author="אורן  ציפורה שור" w:date="2019-12-04T17:43:00Z"/>
          <w:rFonts w:ascii="David" w:hAnsi="David" w:cs="David"/>
          <w:u w:val="single"/>
          <w:rtl/>
        </w:rPr>
        <w:pPrChange w:id="227" w:author="אורן  ציפורה שור" w:date="2019-12-04T17:42:00Z">
          <w:pPr>
            <w:pStyle w:val="ListParagraph"/>
            <w:bidi/>
          </w:pPr>
        </w:pPrChange>
      </w:pPr>
    </w:p>
    <w:p w14:paraId="63910ED8" w14:textId="77777777" w:rsidR="004E690A" w:rsidDel="00E42825" w:rsidRDefault="004E690A">
      <w:pPr>
        <w:bidi/>
        <w:rPr>
          <w:ins w:id="228" w:author="אורן  ציפורה שור" w:date="2019-12-04T17:43:00Z"/>
          <w:del w:id="229" w:author="עילי פרידמן" w:date="2019-12-08T18:46:00Z"/>
          <w:rFonts w:ascii="David" w:hAnsi="David" w:cs="David"/>
          <w:u w:val="single"/>
          <w:rtl/>
        </w:rPr>
        <w:pPrChange w:id="230" w:author="אורן  ציפורה שור" w:date="2019-12-04T17:42:00Z">
          <w:pPr>
            <w:pStyle w:val="ListParagraph"/>
            <w:bidi/>
          </w:pPr>
        </w:pPrChange>
      </w:pPr>
    </w:p>
    <w:p w14:paraId="697162F4" w14:textId="77777777" w:rsidR="004E690A" w:rsidDel="00E42825" w:rsidRDefault="004E690A">
      <w:pPr>
        <w:bidi/>
        <w:rPr>
          <w:ins w:id="231" w:author="אורן  ציפורה שור" w:date="2019-12-04T17:43:00Z"/>
          <w:del w:id="232" w:author="עילי פרידמן" w:date="2019-12-08T18:46:00Z"/>
          <w:rFonts w:ascii="David" w:hAnsi="David" w:cs="David"/>
          <w:u w:val="single"/>
          <w:rtl/>
        </w:rPr>
        <w:pPrChange w:id="233" w:author="אורן  ציפורה שור" w:date="2019-12-04T17:42:00Z">
          <w:pPr>
            <w:pStyle w:val="ListParagraph"/>
            <w:bidi/>
          </w:pPr>
        </w:pPrChange>
      </w:pPr>
    </w:p>
    <w:p w14:paraId="706AE621" w14:textId="55BC465D" w:rsidR="004E690A" w:rsidDel="00E42825" w:rsidRDefault="004E690A">
      <w:pPr>
        <w:bidi/>
        <w:rPr>
          <w:ins w:id="234" w:author="אורן  ציפורה שור" w:date="2019-12-04T17:43:00Z"/>
          <w:del w:id="235" w:author="עילי פרידמן" w:date="2019-12-08T18:46:00Z"/>
          <w:rFonts w:ascii="David" w:hAnsi="David" w:cs="David"/>
          <w:u w:val="single"/>
          <w:rtl/>
        </w:rPr>
        <w:pPrChange w:id="236" w:author="אורן  ציפורה שור" w:date="2019-12-04T17:42:00Z">
          <w:pPr>
            <w:pStyle w:val="ListParagraph"/>
            <w:bidi/>
          </w:pPr>
        </w:pPrChange>
      </w:pPr>
    </w:p>
    <w:p w14:paraId="5F7EE061" w14:textId="0DC64611" w:rsidR="004E690A" w:rsidDel="00E42825" w:rsidRDefault="004E690A">
      <w:pPr>
        <w:bidi/>
        <w:rPr>
          <w:ins w:id="237" w:author="אורן  ציפורה שור" w:date="2019-12-04T17:43:00Z"/>
          <w:del w:id="238" w:author="עילי פרידמן" w:date="2019-12-08T18:46:00Z"/>
          <w:rFonts w:ascii="David" w:hAnsi="David" w:cs="David"/>
          <w:u w:val="single"/>
          <w:rtl/>
        </w:rPr>
        <w:pPrChange w:id="239" w:author="אורן  ציפורה שור" w:date="2019-12-04T17:42:00Z">
          <w:pPr>
            <w:pStyle w:val="ListParagraph"/>
            <w:bidi/>
          </w:pPr>
        </w:pPrChange>
      </w:pPr>
    </w:p>
    <w:p w14:paraId="4ED19879" w14:textId="4444A068" w:rsidR="004E690A" w:rsidDel="00E42825" w:rsidRDefault="004E690A">
      <w:pPr>
        <w:bidi/>
        <w:rPr>
          <w:ins w:id="240" w:author="אורן  ציפורה שור" w:date="2019-12-04T17:43:00Z"/>
          <w:del w:id="241" w:author="עילי פרידמן" w:date="2019-12-08T18:46:00Z"/>
          <w:rFonts w:ascii="David" w:hAnsi="David" w:cs="David"/>
          <w:u w:val="single"/>
          <w:rtl/>
        </w:rPr>
        <w:pPrChange w:id="242" w:author="אורן  ציפורה שור" w:date="2019-12-04T17:42:00Z">
          <w:pPr>
            <w:pStyle w:val="ListParagraph"/>
            <w:bidi/>
          </w:pPr>
        </w:pPrChange>
      </w:pPr>
    </w:p>
    <w:p w14:paraId="62344AE3" w14:textId="1FA75B19" w:rsidR="00560520" w:rsidRPr="004E690A" w:rsidDel="00CA6142" w:rsidRDefault="004E690A">
      <w:pPr>
        <w:pStyle w:val="ListParagraph"/>
        <w:bidi/>
        <w:ind w:firstLine="360"/>
        <w:rPr>
          <w:del w:id="243" w:author="אורן  ציפורה שור" w:date="2019-12-04T17:40:00Z"/>
          <w:rFonts w:ascii="David" w:hAnsi="David" w:cs="David"/>
          <w:rtl/>
          <w:rPrChange w:id="244" w:author="אורן  ציפורה שור" w:date="2019-12-04T17:44:00Z">
            <w:rPr>
              <w:del w:id="245" w:author="אורן  ציפורה שור" w:date="2019-12-04T17:40:00Z"/>
              <w:rFonts w:ascii="David" w:hAnsi="David" w:cs="David"/>
              <w:u w:val="single"/>
              <w:rtl/>
            </w:rPr>
          </w:rPrChange>
        </w:rPr>
        <w:pPrChange w:id="246" w:author="אורן  ציפורה שור" w:date="2019-12-04T17:48:00Z">
          <w:pPr>
            <w:pStyle w:val="ListParagraph"/>
            <w:bidi/>
          </w:pPr>
        </w:pPrChange>
      </w:pPr>
      <w:ins w:id="247" w:author="אורן  ציפורה שור" w:date="2019-12-04T17:44:00Z">
        <w:r w:rsidRPr="007B29AD">
          <w:rPr>
            <w:rFonts w:ascii="David" w:hAnsi="David" w:cs="David"/>
            <w:b/>
            <w:bCs/>
          </w:rPr>
          <w:t xml:space="preserve">Mind </w:t>
        </w:r>
        <w:r w:rsidRPr="004E690A">
          <w:rPr>
            <w:rFonts w:ascii="David" w:hAnsi="David" w:cs="David"/>
            <w:b/>
            <w:bCs/>
          </w:rPr>
          <w:t>maps</w:t>
        </w:r>
        <w:r>
          <w:rPr>
            <w:rFonts w:ascii="David" w:hAnsi="David" w:cs="David" w:hint="cs"/>
            <w:rtl/>
          </w:rPr>
          <w:t xml:space="preserve"> </w:t>
        </w:r>
      </w:ins>
      <w:ins w:id="248" w:author="אורן  ציפורה שור" w:date="2019-12-04T17:49:00Z">
        <w:r>
          <w:rPr>
            <w:rFonts w:ascii="David" w:hAnsi="David" w:cs="David" w:hint="cs"/>
            <w:rtl/>
          </w:rPr>
          <w:t>בהגדרתן הן שיטת ייצוג ותיעוד גרפי של ידע</w:t>
        </w:r>
      </w:ins>
      <w:del w:id="249" w:author="אורן  ציפורה שור" w:date="2019-12-04T17:38:00Z">
        <w:r w:rsidR="00BF51E4" w:rsidRPr="004E690A" w:rsidDel="00CA6142">
          <w:rPr>
            <w:rFonts w:ascii="David" w:hAnsi="David" w:cs="David"/>
            <w:rtl/>
            <w:rPrChange w:id="250" w:author="אורן  ציפורה שור" w:date="2019-12-04T17:44:00Z">
              <w:rPr>
                <w:rFonts w:ascii="David" w:hAnsi="David" w:cs="David"/>
                <w:u w:val="single"/>
                <w:rtl/>
              </w:rPr>
            </w:rPrChange>
          </w:rPr>
          <w:delText xml:space="preserve">מבנה של </w:delText>
        </w:r>
        <w:r w:rsidR="00BF51E4" w:rsidRPr="004E690A" w:rsidDel="00CA6142">
          <w:rPr>
            <w:rFonts w:ascii="David" w:hAnsi="David" w:cs="David"/>
            <w:rPrChange w:id="251" w:author="אורן  ציפורה שור" w:date="2019-12-04T17:44:00Z">
              <w:rPr>
                <w:rFonts w:ascii="David" w:hAnsi="David" w:cs="David"/>
                <w:u w:val="single"/>
              </w:rPr>
            </w:rPrChange>
          </w:rPr>
          <w:delText>Claim</w:delText>
        </w:r>
        <w:r w:rsidR="00BF51E4" w:rsidRPr="004E690A" w:rsidDel="00CA6142">
          <w:rPr>
            <w:rFonts w:ascii="David" w:hAnsi="David" w:cs="David"/>
            <w:rtl/>
            <w:rPrChange w:id="252" w:author="אורן  ציפורה שור" w:date="2019-12-04T17:44:00Z">
              <w:rPr>
                <w:rFonts w:ascii="David" w:hAnsi="David" w:cs="David"/>
                <w:u w:val="single"/>
                <w:rtl/>
              </w:rPr>
            </w:rPrChange>
          </w:rPr>
          <w:delText xml:space="preserve"> ע"פ המאמר:</w:delText>
        </w:r>
      </w:del>
      <w:del w:id="253" w:author="אורן  ציפורה שור" w:date="2019-12-04T17:40:00Z">
        <w:r w:rsidR="00BF51E4" w:rsidRPr="004E690A" w:rsidDel="00CA6142">
          <w:rPr>
            <w:rFonts w:ascii="David" w:hAnsi="David" w:cs="David"/>
            <w:rtl/>
          </w:rPr>
          <w:tab/>
        </w:r>
        <w:r w:rsidR="00BF51E4" w:rsidRPr="004E690A" w:rsidDel="00CA6142">
          <w:rPr>
            <w:rFonts w:ascii="David" w:hAnsi="David" w:cs="David"/>
            <w:rtl/>
          </w:rPr>
          <w:tab/>
        </w:r>
        <w:r w:rsidR="00BF51E4" w:rsidRPr="004E690A" w:rsidDel="00CA6142">
          <w:rPr>
            <w:rFonts w:ascii="David" w:hAnsi="David" w:cs="David"/>
            <w:rtl/>
          </w:rPr>
          <w:tab/>
        </w:r>
        <w:r w:rsidR="00BF51E4" w:rsidRPr="004E690A" w:rsidDel="00CA6142">
          <w:rPr>
            <w:rFonts w:ascii="David" w:hAnsi="David" w:cs="David"/>
            <w:rtl/>
          </w:rPr>
          <w:tab/>
        </w:r>
        <w:r w:rsidR="00BF51E4" w:rsidRPr="004E690A" w:rsidDel="00CA6142">
          <w:rPr>
            <w:rFonts w:ascii="David" w:hAnsi="David" w:cs="David"/>
            <w:rtl/>
            <w:rPrChange w:id="254" w:author="אורן  ציפורה שור" w:date="2019-12-04T17:44:00Z">
              <w:rPr>
                <w:rFonts w:ascii="David" w:hAnsi="David" w:cs="David"/>
                <w:u w:val="single"/>
                <w:rtl/>
              </w:rPr>
            </w:rPrChange>
          </w:rPr>
          <w:delText xml:space="preserve">מבנה של מחלקות ב- </w:delText>
        </w:r>
        <w:r w:rsidR="00BF51E4" w:rsidRPr="004E690A" w:rsidDel="00CA6142">
          <w:rPr>
            <w:rFonts w:ascii="David" w:hAnsi="David" w:cs="David"/>
            <w:rPrChange w:id="255" w:author="אורן  ציפורה שור" w:date="2019-12-04T17:44:00Z">
              <w:rPr>
                <w:rFonts w:ascii="David" w:hAnsi="David" w:cs="David"/>
                <w:u w:val="single"/>
              </w:rPr>
            </w:rPrChange>
          </w:rPr>
          <w:delText>ScholOnto ontology</w:delText>
        </w:r>
        <w:r w:rsidR="00BF51E4" w:rsidRPr="004E690A" w:rsidDel="00CA6142">
          <w:rPr>
            <w:rFonts w:ascii="David" w:hAnsi="David" w:cs="David"/>
            <w:rtl/>
            <w:rPrChange w:id="256" w:author="אורן  ציפורה שור" w:date="2019-12-04T17:44:00Z">
              <w:rPr>
                <w:rFonts w:ascii="David" w:hAnsi="David" w:cs="David"/>
                <w:u w:val="single"/>
                <w:rtl/>
              </w:rPr>
            </w:rPrChange>
          </w:rPr>
          <w:delText>:</w:delText>
        </w:r>
      </w:del>
    </w:p>
    <w:p w14:paraId="0B29E10D" w14:textId="0F29EFB3" w:rsidR="00BF51E4" w:rsidRPr="004E690A" w:rsidDel="004E690A" w:rsidRDefault="00BF51E4">
      <w:pPr>
        <w:pStyle w:val="ListParagraph"/>
        <w:bidi/>
        <w:ind w:firstLine="360"/>
        <w:rPr>
          <w:del w:id="257" w:author="אורן  ציפורה שור" w:date="2019-12-04T17:42:00Z"/>
          <w:rFonts w:ascii="David" w:hAnsi="David" w:cs="David"/>
          <w:rtl/>
        </w:rPr>
        <w:pPrChange w:id="258" w:author="אורן  ציפורה שור" w:date="2019-12-04T17:43:00Z">
          <w:pPr>
            <w:pStyle w:val="ListParagraph"/>
            <w:bidi/>
          </w:pPr>
        </w:pPrChange>
      </w:pPr>
    </w:p>
    <w:p w14:paraId="60AB697E" w14:textId="42766D0F" w:rsidR="00BF51E4" w:rsidRPr="004E690A" w:rsidDel="004E690A" w:rsidRDefault="00BF51E4">
      <w:pPr>
        <w:pStyle w:val="ListParagraph"/>
        <w:bidi/>
        <w:ind w:firstLine="360"/>
        <w:rPr>
          <w:del w:id="259" w:author="אורן  ציפורה שור" w:date="2019-12-04T17:42:00Z"/>
          <w:rFonts w:ascii="David" w:hAnsi="David" w:cs="David"/>
          <w:rtl/>
        </w:rPr>
        <w:pPrChange w:id="260" w:author="אורן  ציפורה שור" w:date="2019-12-04T17:43:00Z">
          <w:pPr>
            <w:pStyle w:val="ListParagraph"/>
            <w:bidi/>
          </w:pPr>
        </w:pPrChange>
      </w:pPr>
    </w:p>
    <w:p w14:paraId="2AFAE256" w14:textId="5DD6B424" w:rsidR="00BF51E4" w:rsidRPr="004E690A" w:rsidDel="004E690A" w:rsidRDefault="00BF51E4">
      <w:pPr>
        <w:pStyle w:val="ListParagraph"/>
        <w:bidi/>
        <w:ind w:firstLine="360"/>
        <w:rPr>
          <w:del w:id="261" w:author="אורן  ציפורה שור" w:date="2019-12-04T17:42:00Z"/>
          <w:rFonts w:ascii="David" w:hAnsi="David" w:cs="David"/>
          <w:rtl/>
        </w:rPr>
        <w:pPrChange w:id="262" w:author="אורן  ציפורה שור" w:date="2019-12-04T17:43:00Z">
          <w:pPr>
            <w:pStyle w:val="ListParagraph"/>
            <w:bidi/>
          </w:pPr>
        </w:pPrChange>
      </w:pPr>
    </w:p>
    <w:p w14:paraId="75C9D5BB" w14:textId="01D73E50" w:rsidR="00BF51E4" w:rsidRPr="004E690A" w:rsidDel="004E690A" w:rsidRDefault="00BF51E4">
      <w:pPr>
        <w:pStyle w:val="ListParagraph"/>
        <w:bidi/>
        <w:ind w:firstLine="360"/>
        <w:rPr>
          <w:del w:id="263" w:author="אורן  ציפורה שור" w:date="2019-12-04T17:42:00Z"/>
          <w:rFonts w:ascii="David" w:hAnsi="David" w:cs="David"/>
          <w:rtl/>
        </w:rPr>
        <w:pPrChange w:id="264" w:author="אורן  ציפורה שור" w:date="2019-12-04T17:43:00Z">
          <w:pPr>
            <w:pStyle w:val="ListParagraph"/>
            <w:bidi/>
          </w:pPr>
        </w:pPrChange>
      </w:pPr>
    </w:p>
    <w:p w14:paraId="5B1954A1" w14:textId="4E551B4D" w:rsidR="00BF51E4" w:rsidRPr="004E690A" w:rsidDel="004E690A" w:rsidRDefault="00BF51E4">
      <w:pPr>
        <w:pStyle w:val="ListParagraph"/>
        <w:bidi/>
        <w:ind w:firstLine="360"/>
        <w:rPr>
          <w:del w:id="265" w:author="אורן  ציפורה שור" w:date="2019-12-04T17:42:00Z"/>
          <w:rFonts w:ascii="David" w:hAnsi="David" w:cs="David"/>
          <w:rtl/>
        </w:rPr>
        <w:pPrChange w:id="266" w:author="אורן  ציפורה שור" w:date="2019-12-04T17:43:00Z">
          <w:pPr>
            <w:pStyle w:val="ListParagraph"/>
            <w:bidi/>
          </w:pPr>
        </w:pPrChange>
      </w:pPr>
    </w:p>
    <w:p w14:paraId="75D07B54" w14:textId="17E0C78D" w:rsidR="00BF51E4" w:rsidRPr="004E690A" w:rsidDel="004E690A" w:rsidRDefault="00BF51E4">
      <w:pPr>
        <w:pStyle w:val="ListParagraph"/>
        <w:bidi/>
        <w:ind w:firstLine="360"/>
        <w:rPr>
          <w:del w:id="267" w:author="אורן  ציפורה שור" w:date="2019-12-04T17:42:00Z"/>
          <w:rFonts w:ascii="David" w:hAnsi="David" w:cs="David"/>
          <w:rtl/>
        </w:rPr>
        <w:pPrChange w:id="268" w:author="אורן  ציפורה שור" w:date="2019-12-04T17:43:00Z">
          <w:pPr>
            <w:pStyle w:val="ListParagraph"/>
            <w:bidi/>
          </w:pPr>
        </w:pPrChange>
      </w:pPr>
    </w:p>
    <w:p w14:paraId="5A18335C" w14:textId="7B6DB08B" w:rsidR="00BF51E4" w:rsidRPr="004E690A" w:rsidDel="004E690A" w:rsidRDefault="00BF51E4">
      <w:pPr>
        <w:pStyle w:val="ListParagraph"/>
        <w:bidi/>
        <w:ind w:firstLine="360"/>
        <w:rPr>
          <w:del w:id="269" w:author="אורן  ציפורה שור" w:date="2019-12-04T17:42:00Z"/>
          <w:rFonts w:ascii="David" w:hAnsi="David" w:cs="David"/>
          <w:rtl/>
        </w:rPr>
        <w:pPrChange w:id="270" w:author="אורן  ציפורה שור" w:date="2019-12-04T17:43:00Z">
          <w:pPr>
            <w:pStyle w:val="ListParagraph"/>
            <w:bidi/>
          </w:pPr>
        </w:pPrChange>
      </w:pPr>
    </w:p>
    <w:p w14:paraId="6D773559" w14:textId="77777777" w:rsidR="00BF51E4" w:rsidRPr="004E690A" w:rsidDel="004E690A" w:rsidRDefault="00BF51E4">
      <w:pPr>
        <w:pStyle w:val="ListParagraph"/>
        <w:bidi/>
        <w:ind w:firstLine="360"/>
        <w:rPr>
          <w:del w:id="271" w:author="אורן  ציפורה שור" w:date="2019-12-04T17:42:00Z"/>
          <w:rFonts w:ascii="David" w:hAnsi="David" w:cs="David"/>
          <w:rtl/>
        </w:rPr>
        <w:pPrChange w:id="272" w:author="אורן  ציפורה שור" w:date="2019-12-04T17:43:00Z">
          <w:pPr>
            <w:pStyle w:val="ListParagraph"/>
            <w:bidi/>
          </w:pPr>
        </w:pPrChange>
      </w:pPr>
    </w:p>
    <w:p w14:paraId="11468AE0" w14:textId="77777777" w:rsidR="00BF51E4" w:rsidRPr="004E690A" w:rsidDel="004E690A" w:rsidRDefault="00BF51E4">
      <w:pPr>
        <w:pStyle w:val="ListParagraph"/>
        <w:bidi/>
        <w:ind w:firstLine="360"/>
        <w:rPr>
          <w:del w:id="273" w:author="אורן  ציפורה שור" w:date="2019-12-04T17:42:00Z"/>
          <w:rFonts w:ascii="David" w:hAnsi="David" w:cs="David"/>
          <w:rtl/>
        </w:rPr>
        <w:pPrChange w:id="274" w:author="אורן  ציפורה שור" w:date="2019-12-04T17:43:00Z">
          <w:pPr>
            <w:pStyle w:val="ListParagraph"/>
            <w:bidi/>
          </w:pPr>
        </w:pPrChange>
      </w:pPr>
    </w:p>
    <w:p w14:paraId="5A4A6A72" w14:textId="77777777" w:rsidR="00BF51E4" w:rsidRPr="004E690A" w:rsidDel="004E690A" w:rsidRDefault="00BF51E4">
      <w:pPr>
        <w:pStyle w:val="ListParagraph"/>
        <w:bidi/>
        <w:ind w:firstLine="360"/>
        <w:rPr>
          <w:del w:id="275" w:author="אורן  ציפורה שור" w:date="2019-12-04T17:42:00Z"/>
          <w:rFonts w:ascii="David" w:hAnsi="David" w:cs="David"/>
          <w:rtl/>
        </w:rPr>
        <w:pPrChange w:id="276" w:author="אורן  ציפורה שור" w:date="2019-12-04T17:43:00Z">
          <w:pPr>
            <w:pStyle w:val="ListParagraph"/>
            <w:bidi/>
          </w:pPr>
        </w:pPrChange>
      </w:pPr>
    </w:p>
    <w:p w14:paraId="73E284A8" w14:textId="688A27DE" w:rsidR="00BF51E4" w:rsidRPr="004E690A" w:rsidDel="004E690A" w:rsidRDefault="00BF51E4">
      <w:pPr>
        <w:pStyle w:val="ListParagraph"/>
        <w:bidi/>
        <w:ind w:firstLine="360"/>
        <w:rPr>
          <w:del w:id="277" w:author="אורן  ציפורה שור" w:date="2019-12-04T17:42:00Z"/>
          <w:rFonts w:ascii="David" w:hAnsi="David" w:cs="David"/>
          <w:rtl/>
        </w:rPr>
        <w:pPrChange w:id="278" w:author="אורן  ציפורה שור" w:date="2019-12-04T17:43:00Z">
          <w:pPr>
            <w:pStyle w:val="ListParagraph"/>
            <w:bidi/>
          </w:pPr>
        </w:pPrChange>
      </w:pPr>
    </w:p>
    <w:p w14:paraId="54081ACA" w14:textId="11AA0557" w:rsidR="00BF51E4" w:rsidRPr="004E690A" w:rsidDel="004E690A" w:rsidRDefault="00BF51E4">
      <w:pPr>
        <w:pStyle w:val="ListParagraph"/>
        <w:bidi/>
        <w:ind w:firstLine="360"/>
        <w:rPr>
          <w:del w:id="279" w:author="אורן  ציפורה שור" w:date="2019-12-04T17:42:00Z"/>
          <w:rFonts w:ascii="David" w:hAnsi="David" w:cs="David"/>
          <w:rtl/>
        </w:rPr>
        <w:pPrChange w:id="280" w:author="אורן  ציפורה שור" w:date="2019-12-04T17:43:00Z">
          <w:pPr>
            <w:pStyle w:val="ListParagraph"/>
            <w:bidi/>
          </w:pPr>
        </w:pPrChange>
      </w:pPr>
    </w:p>
    <w:p w14:paraId="55F897AA" w14:textId="00604508" w:rsidR="007B29AD" w:rsidRPr="004E690A" w:rsidDel="004E690A" w:rsidRDefault="007B29AD">
      <w:pPr>
        <w:bidi/>
        <w:ind w:firstLine="360"/>
        <w:rPr>
          <w:del w:id="281" w:author="אורן  ציפורה שור" w:date="2019-12-04T17:42:00Z"/>
          <w:rFonts w:ascii="David" w:hAnsi="David" w:cs="David"/>
          <w:rtl/>
        </w:rPr>
        <w:pPrChange w:id="282" w:author="אורן  ציפורה שור" w:date="2019-12-04T17:43:00Z">
          <w:pPr>
            <w:bidi/>
            <w:ind w:firstLine="720"/>
          </w:pPr>
        </w:pPrChange>
      </w:pPr>
    </w:p>
    <w:p w14:paraId="3CDF3E42" w14:textId="72C78F63" w:rsidR="007B29AD" w:rsidRPr="004E690A" w:rsidDel="004E690A" w:rsidRDefault="007B29AD">
      <w:pPr>
        <w:bidi/>
        <w:ind w:firstLine="360"/>
        <w:rPr>
          <w:del w:id="283" w:author="אורן  ציפורה שור" w:date="2019-12-04T17:42:00Z"/>
          <w:rFonts w:ascii="David" w:hAnsi="David" w:cs="David"/>
          <w:rtl/>
        </w:rPr>
        <w:pPrChange w:id="284" w:author="אורן  ציפורה שור" w:date="2019-12-04T17:43:00Z">
          <w:pPr>
            <w:bidi/>
            <w:ind w:firstLine="720"/>
          </w:pPr>
        </w:pPrChange>
      </w:pPr>
    </w:p>
    <w:p w14:paraId="21899EA6" w14:textId="03F3341B" w:rsidR="00CA6142" w:rsidRPr="004E690A" w:rsidDel="00CA6142" w:rsidRDefault="00CA6142">
      <w:pPr>
        <w:pStyle w:val="ListParagraph"/>
        <w:bidi/>
        <w:ind w:left="0" w:firstLine="360"/>
        <w:rPr>
          <w:del w:id="285" w:author="אורן  ציפורה שור" w:date="2019-12-04T17:41:00Z"/>
          <w:moveTo w:id="286" w:author="אורן  ציפורה שור" w:date="2019-12-04T17:41:00Z"/>
          <w:rFonts w:ascii="David" w:hAnsi="David" w:cs="David"/>
          <w:b/>
          <w:bCs/>
        </w:rPr>
        <w:pPrChange w:id="287" w:author="אורן  ציפורה שור" w:date="2019-12-04T17:43:00Z">
          <w:pPr>
            <w:pStyle w:val="ListParagraph"/>
            <w:bidi/>
            <w:ind w:left="1080"/>
          </w:pPr>
        </w:pPrChange>
      </w:pPr>
      <w:moveToRangeStart w:id="288" w:author="אורן  ציפורה שור" w:date="2019-12-04T17:41:00Z" w:name="move26373723"/>
    </w:p>
    <w:p w14:paraId="3797FFB4" w14:textId="49128168" w:rsidR="00CA6142" w:rsidRPr="00CA6142" w:rsidRDefault="00CA6142">
      <w:pPr>
        <w:bidi/>
        <w:rPr>
          <w:moveTo w:id="289" w:author="אורן  ציפורה שור" w:date="2019-12-04T17:41:00Z"/>
          <w:rFonts w:ascii="David" w:hAnsi="David" w:cs="David"/>
          <w:rtl/>
          <w:rPrChange w:id="290" w:author="אורן  ציפורה שור" w:date="2019-12-04T17:41:00Z">
            <w:rPr>
              <w:moveTo w:id="291" w:author="אורן  ציפורה שור" w:date="2019-12-04T17:41:00Z"/>
              <w:rtl/>
            </w:rPr>
          </w:rPrChange>
        </w:rPr>
        <w:pPrChange w:id="292" w:author="אורן  ציפורה שור" w:date="2019-12-04T17:53:00Z">
          <w:pPr>
            <w:pStyle w:val="ListParagraph"/>
            <w:bidi/>
          </w:pPr>
        </w:pPrChange>
      </w:pPr>
      <w:moveTo w:id="293" w:author="אורן  ציפורה שור" w:date="2019-12-04T17:41:00Z">
        <w:del w:id="294" w:author="אורן  ציפורה שור" w:date="2019-12-04T17:48:00Z">
          <w:r w:rsidRPr="004E690A" w:rsidDel="004E690A">
            <w:rPr>
              <w:rFonts w:ascii="David" w:hAnsi="David" w:cs="David"/>
              <w:rtl/>
              <w:rPrChange w:id="295" w:author="אורן  ציפורה שור" w:date="2019-12-04T17:44:00Z">
                <w:rPr>
                  <w:rtl/>
                </w:rPr>
              </w:rPrChange>
            </w:rPr>
            <w:delText>דיאגרמה</w:delText>
          </w:r>
          <w:r w:rsidRPr="00CA6142" w:rsidDel="004E690A">
            <w:rPr>
              <w:rFonts w:ascii="David" w:hAnsi="David" w:cs="David"/>
              <w:rtl/>
              <w:rPrChange w:id="296" w:author="אורן  ציפורה שור" w:date="2019-12-04T17:41:00Z">
                <w:rPr>
                  <w:rtl/>
                </w:rPr>
              </w:rPrChange>
            </w:rPr>
            <w:delText xml:space="preserve"> לא</w:delText>
          </w:r>
        </w:del>
        <w:del w:id="297" w:author="אורן  ציפורה שור" w:date="2019-12-04T17:49:00Z">
          <w:r w:rsidRPr="00CA6142" w:rsidDel="004E690A">
            <w:rPr>
              <w:rFonts w:ascii="David" w:hAnsi="David" w:cs="David"/>
              <w:rtl/>
              <w:rPrChange w:id="298" w:author="אורן  ציפורה שור" w:date="2019-12-04T17:41:00Z">
                <w:rPr>
                  <w:rtl/>
                </w:rPr>
              </w:rPrChange>
            </w:rPr>
            <w:delText>רגון מידע בצורה וויזואלית</w:delText>
          </w:r>
        </w:del>
      </w:moveTo>
      <w:ins w:id="299" w:author="אורן  ציפורה שור" w:date="2019-12-04T17:49:00Z">
        <w:r w:rsidR="004E690A">
          <w:rPr>
            <w:rFonts w:ascii="David" w:hAnsi="David" w:cs="David" w:hint="cs"/>
            <w:rtl/>
          </w:rPr>
          <w:t xml:space="preserve"> לצרכי חשיבה</w:t>
        </w:r>
      </w:ins>
      <w:moveTo w:id="300" w:author="אורן  ציפורה שור" w:date="2019-12-04T17:41:00Z">
        <w:r w:rsidRPr="00CA6142">
          <w:rPr>
            <w:rFonts w:ascii="David" w:hAnsi="David" w:cs="David"/>
            <w:rtl/>
            <w:rPrChange w:id="301" w:author="אורן  ציפורה שור" w:date="2019-12-04T17:41:00Z">
              <w:rPr>
                <w:rtl/>
              </w:rPr>
            </w:rPrChange>
          </w:rPr>
          <w:t xml:space="preserve">. הצגה היררכית של קשרים בין </w:t>
        </w:r>
        <w:del w:id="302" w:author="אורן  ציפורה שור" w:date="2019-12-04T17:50:00Z">
          <w:r w:rsidRPr="00CA6142" w:rsidDel="004E690A">
            <w:rPr>
              <w:rFonts w:ascii="David" w:hAnsi="David" w:cs="David"/>
              <w:rtl/>
              <w:rPrChange w:id="303" w:author="אורן  ציפורה שור" w:date="2019-12-04T17:41:00Z">
                <w:rPr>
                  <w:rtl/>
                </w:rPr>
              </w:rPrChange>
            </w:rPr>
            <w:delText>רכיבים</w:delText>
          </w:r>
        </w:del>
      </w:moveTo>
      <w:ins w:id="304" w:author="אורן  ציפורה שור" w:date="2019-12-04T17:50:00Z">
        <w:r w:rsidR="004E690A">
          <w:rPr>
            <w:rFonts w:ascii="David" w:hAnsi="David" w:cs="David" w:hint="cs"/>
            <w:rtl/>
          </w:rPr>
          <w:t>רכיבים שונים</w:t>
        </w:r>
      </w:ins>
      <w:moveTo w:id="305" w:author="אורן  ציפורה שור" w:date="2019-12-04T17:41:00Z">
        <w:r w:rsidRPr="00CA6142">
          <w:rPr>
            <w:rFonts w:ascii="David" w:hAnsi="David" w:cs="David"/>
            <w:rtl/>
            <w:rPrChange w:id="306" w:author="אורן  ציפורה שור" w:date="2019-12-04T17:41:00Z">
              <w:rPr>
                <w:rtl/>
              </w:rPr>
            </w:rPrChange>
          </w:rPr>
          <w:t xml:space="preserve"> המרכ</w:t>
        </w:r>
      </w:moveTo>
      <w:ins w:id="307" w:author="אורן  ציפורה שור" w:date="2019-12-04T17:45:00Z">
        <w:r w:rsidR="004E690A">
          <w:rPr>
            <w:rFonts w:ascii="David" w:hAnsi="David" w:cs="David" w:hint="cs"/>
            <w:rtl/>
          </w:rPr>
          <w:t>י</w:t>
        </w:r>
      </w:ins>
      <w:moveTo w:id="308" w:author="אורן  ציפורה שור" w:date="2019-12-04T17:41:00Z">
        <w:r w:rsidRPr="00CA6142">
          <w:rPr>
            <w:rFonts w:ascii="David" w:hAnsi="David" w:cs="David"/>
            <w:rtl/>
            <w:rPrChange w:id="309" w:author="אורן  ציפורה שור" w:date="2019-12-04T17:41:00Z">
              <w:rPr>
                <w:rtl/>
              </w:rPr>
            </w:rPrChange>
          </w:rPr>
          <w:t xml:space="preserve">בים שלם מסוים, </w:t>
        </w:r>
        <w:del w:id="310" w:author="אורן  ציפורה שור" w:date="2019-12-04T17:50:00Z">
          <w:r w:rsidRPr="00CA6142" w:rsidDel="004E690A">
            <w:rPr>
              <w:rFonts w:ascii="David" w:hAnsi="David" w:cs="David"/>
              <w:rtl/>
              <w:rPrChange w:id="311" w:author="אורן  ציפורה שור" w:date="2019-12-04T17:41:00Z">
                <w:rPr>
                  <w:rtl/>
                </w:rPr>
              </w:rPrChange>
            </w:rPr>
            <w:delText>ל</w:delText>
          </w:r>
        </w:del>
        <w:r w:rsidRPr="00CA6142">
          <w:rPr>
            <w:rFonts w:ascii="David" w:hAnsi="David" w:cs="David"/>
            <w:rtl/>
            <w:rPrChange w:id="312" w:author="אורן  ציפורה שור" w:date="2019-12-04T17:41:00Z">
              <w:rPr>
                <w:rtl/>
              </w:rPr>
            </w:rPrChange>
          </w:rPr>
          <w:t>רוב</w:t>
        </w:r>
      </w:moveTo>
      <w:ins w:id="313" w:author="אורן  ציפורה שור" w:date="2019-12-04T17:50:00Z">
        <w:r w:rsidR="004E690A">
          <w:rPr>
            <w:rFonts w:ascii="David" w:hAnsi="David" w:cs="David" w:hint="cs"/>
            <w:rtl/>
          </w:rPr>
          <w:t xml:space="preserve"> המפות</w:t>
        </w:r>
      </w:ins>
      <w:moveTo w:id="314" w:author="אורן  ציפורה שור" w:date="2019-12-04T17:41:00Z">
        <w:r w:rsidRPr="00CA6142">
          <w:rPr>
            <w:rFonts w:ascii="David" w:hAnsi="David" w:cs="David"/>
            <w:rtl/>
            <w:rPrChange w:id="315" w:author="אורן  ציפורה שור" w:date="2019-12-04T17:41:00Z">
              <w:rPr>
                <w:rtl/>
              </w:rPr>
            </w:rPrChange>
          </w:rPr>
          <w:t xml:space="preserve"> עוסקות בנושא אחד</w:t>
        </w:r>
      </w:moveTo>
      <w:ins w:id="316" w:author="אורן  ציפורה שור" w:date="2019-12-04T17:43:00Z">
        <w:r w:rsidR="004E690A">
          <w:rPr>
            <w:rFonts w:ascii="David" w:hAnsi="David" w:cs="David" w:hint="cs"/>
            <w:rtl/>
          </w:rPr>
          <w:t xml:space="preserve"> </w:t>
        </w:r>
      </w:ins>
      <w:ins w:id="317" w:author="אורן  ציפורה שור" w:date="2019-12-04T17:45:00Z">
        <w:r w:rsidR="004E690A">
          <w:rPr>
            <w:rFonts w:ascii="David" w:hAnsi="David" w:cs="David" w:hint="cs"/>
            <w:rtl/>
          </w:rPr>
          <w:t>ה</w:t>
        </w:r>
      </w:ins>
      <w:moveTo w:id="318" w:author="אורן  ציפורה שור" w:date="2019-12-04T17:41:00Z">
        <w:del w:id="319" w:author="אורן  ציפורה שור" w:date="2019-12-04T17:43:00Z">
          <w:r w:rsidRPr="00CA6142" w:rsidDel="004E690A">
            <w:rPr>
              <w:rFonts w:ascii="David" w:hAnsi="David" w:cs="David"/>
              <w:rtl/>
              <w:rPrChange w:id="320" w:author="אורן  ציפורה שור" w:date="2019-12-04T17:41:00Z">
                <w:rPr>
                  <w:rtl/>
                </w:rPr>
              </w:rPrChange>
            </w:rPr>
            <w:delText xml:space="preserve"> ה</w:delText>
          </w:r>
        </w:del>
        <w:r w:rsidRPr="00CA6142">
          <w:rPr>
            <w:rFonts w:ascii="David" w:hAnsi="David" w:cs="David"/>
            <w:rtl/>
            <w:rPrChange w:id="321" w:author="אורן  ציפורה שור" w:date="2019-12-04T17:41:00Z">
              <w:rPr>
                <w:rtl/>
              </w:rPr>
            </w:rPrChange>
          </w:rPr>
          <w:t>מופיע במרכז</w:t>
        </w:r>
      </w:moveTo>
      <w:ins w:id="322" w:author="אורן  ציפורה שור" w:date="2019-12-04T17:50:00Z">
        <w:r w:rsidR="004E690A">
          <w:rPr>
            <w:rFonts w:ascii="David" w:hAnsi="David" w:cs="David" w:hint="cs"/>
            <w:rtl/>
          </w:rPr>
          <w:t>ן</w:t>
        </w:r>
      </w:ins>
      <w:moveTo w:id="323" w:author="אורן  ציפורה שור" w:date="2019-12-04T17:41:00Z">
        <w:del w:id="324" w:author="אורן  ציפורה שור" w:date="2019-12-04T17:50:00Z">
          <w:r w:rsidRPr="00CA6142" w:rsidDel="004E690A">
            <w:rPr>
              <w:rFonts w:ascii="David" w:hAnsi="David" w:cs="David"/>
              <w:rtl/>
              <w:rPrChange w:id="325" w:author="אורן  ציפורה שור" w:date="2019-12-04T17:41:00Z">
                <w:rPr>
                  <w:rtl/>
                </w:rPr>
              </w:rPrChange>
            </w:rPr>
            <w:delText xml:space="preserve"> המפה</w:delText>
          </w:r>
        </w:del>
        <w:r w:rsidRPr="00CA6142">
          <w:rPr>
            <w:rFonts w:ascii="David" w:hAnsi="David" w:cs="David"/>
            <w:rtl/>
            <w:rPrChange w:id="326" w:author="אורן  ציפורה שור" w:date="2019-12-04T17:41:00Z">
              <w:rPr>
                <w:rtl/>
              </w:rPr>
            </w:rPrChange>
          </w:rPr>
          <w:t xml:space="preserve">. </w:t>
        </w:r>
      </w:moveTo>
      <w:ins w:id="327" w:author="אורן  ציפורה שור" w:date="2019-12-04T17:51:00Z">
        <w:r w:rsidR="004E690A">
          <w:rPr>
            <w:rFonts w:ascii="David" w:hAnsi="David" w:cs="David" w:hint="cs"/>
            <w:rtl/>
          </w:rPr>
          <w:t>סביב רעיון המרכזי במפה מקשרים אסוציאציות, רעיונות, מושגים, משימות וכו'.</w:t>
        </w:r>
      </w:ins>
      <w:ins w:id="328" w:author="אורן  ציפורה שור" w:date="2019-12-04T17:52:00Z">
        <w:r w:rsidR="004E690A">
          <w:rPr>
            <w:rFonts w:ascii="David" w:hAnsi="David" w:cs="David" w:hint="cs"/>
            <w:rtl/>
          </w:rPr>
          <w:t xml:space="preserve"> המפה יכולה לשמש ככלי לייצוג ידע, לשיפור הלמידה והזיכרון ולתיאור רעיונות מורכבים.</w:t>
        </w:r>
        <w:r w:rsidR="00394EE4">
          <w:rPr>
            <w:rFonts w:ascii="David" w:hAnsi="David" w:cs="David" w:hint="cs"/>
            <w:rtl/>
          </w:rPr>
          <w:t xml:space="preserve"> לתצוגה גרפית היררכית השפעה על האופן בו אנו מסדרים את המידע ומעניקים לו משמעות.</w:t>
        </w:r>
      </w:ins>
      <w:moveTo w:id="329" w:author="אורן  ציפורה שור" w:date="2019-12-04T17:41:00Z">
        <w:del w:id="330" w:author="אורן  ציפורה שור" w:date="2019-12-04T17:53:00Z">
          <w:r w:rsidRPr="00CA6142" w:rsidDel="00394EE4">
            <w:rPr>
              <w:rFonts w:ascii="David" w:hAnsi="David" w:cs="David"/>
              <w:rtl/>
              <w:rPrChange w:id="331" w:author="אורן  ציפורה שור" w:date="2019-12-04T17:41:00Z">
                <w:rPr>
                  <w:rtl/>
                </w:rPr>
              </w:rPrChange>
            </w:rPr>
            <w:delText>רעיונות משמעותיים מחוברים ישירות לרעיון המרכזי ורעיונות נוספים מחוברים אליהם.</w:delText>
          </w:r>
        </w:del>
      </w:moveTo>
    </w:p>
    <w:moveToRangeEnd w:id="288"/>
    <w:p w14:paraId="686B6E29" w14:textId="1C08F937" w:rsidR="00CA6142" w:rsidRDefault="00394EE4">
      <w:pPr>
        <w:bidi/>
        <w:ind w:left="450" w:firstLine="360"/>
        <w:rPr>
          <w:ins w:id="332" w:author="אורן  ציפורה שור" w:date="2019-12-04T17:40:00Z"/>
          <w:rFonts w:ascii="David" w:hAnsi="David" w:cs="David"/>
          <w:rtl/>
        </w:rPr>
        <w:pPrChange w:id="333" w:author="אורן  ציפורה שור" w:date="2019-12-04T17:43:00Z">
          <w:pPr>
            <w:bidi/>
            <w:ind w:firstLine="720"/>
          </w:pPr>
        </w:pPrChange>
      </w:pPr>
      <w:ins w:id="334" w:author="אורן  ציפורה שור" w:date="2019-12-04T17:54:00Z">
        <w:r>
          <w:rPr>
            <w:noProof/>
          </w:rPr>
          <mc:AlternateContent>
            <mc:Choice Requires="wps">
              <w:drawing>
                <wp:anchor distT="0" distB="0" distL="114300" distR="114300" simplePos="0" relativeHeight="251666432" behindDoc="0" locked="0" layoutInCell="1" allowOverlap="1" wp14:anchorId="1F4D8614" wp14:editId="4103ECCE">
                  <wp:simplePos x="0" y="0"/>
                  <wp:positionH relativeFrom="column">
                    <wp:posOffset>1077595</wp:posOffset>
                  </wp:positionH>
                  <wp:positionV relativeFrom="paragraph">
                    <wp:posOffset>2390775</wp:posOffset>
                  </wp:positionV>
                  <wp:extent cx="49561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956175" cy="635"/>
                          </a:xfrm>
                          <a:prstGeom prst="rect">
                            <a:avLst/>
                          </a:prstGeom>
                          <a:solidFill>
                            <a:prstClr val="white"/>
                          </a:solidFill>
                          <a:ln>
                            <a:noFill/>
                          </a:ln>
                        </wps:spPr>
                        <wps:txbx>
                          <w:txbxContent>
                            <w:p w14:paraId="55C45424" w14:textId="59D92E09" w:rsidR="00394EE4" w:rsidRPr="00394EE4" w:rsidRDefault="00394EE4">
                              <w:pPr>
                                <w:pStyle w:val="Caption"/>
                                <w:bidi/>
                                <w:jc w:val="center"/>
                                <w:rPr>
                                  <w:noProof/>
                                  <w:rPrChange w:id="335" w:author="אורן  ציפורה שור" w:date="2019-12-04T17:54:00Z">
                                    <w:rPr>
                                      <w:noProof/>
                                    </w:rPr>
                                  </w:rPrChange>
                                </w:rPr>
                                <w:pPrChange w:id="336" w:author="אורן  ציפורה שור" w:date="2019-12-04T17:54:00Z">
                                  <w:pPr>
                                    <w:bidi/>
                                    <w:ind w:left="450" w:firstLine="360"/>
                                  </w:pPr>
                                </w:pPrChange>
                              </w:pPr>
                              <w:ins w:id="337" w:author="אורן  ציפורה שור" w:date="2019-12-04T17:54:00Z">
                                <w:r w:rsidRPr="00394EE4">
                                  <w:rPr>
                                    <w:rFonts w:hint="eastAsia"/>
                                    <w:rtl/>
                                    <w:rPrChange w:id="338" w:author="אורן  ציפורה שור" w:date="2019-12-04T17:54:00Z">
                                      <w:rPr>
                                        <w:rFonts w:hint="eastAsia"/>
                                        <w:i/>
                                        <w:iCs/>
                                        <w:rtl/>
                                      </w:rPr>
                                    </w:rPrChange>
                                  </w:rPr>
                                  <w:t>דוגמא</w:t>
                                </w:r>
                                <w:r w:rsidRPr="00394EE4">
                                  <w:rPr>
                                    <w:rtl/>
                                    <w:rPrChange w:id="339" w:author="אורן  ציפורה שור" w:date="2019-12-04T17:54:00Z">
                                      <w:rPr>
                                        <w:i/>
                                        <w:iCs/>
                                        <w:rtl/>
                                      </w:rPr>
                                    </w:rPrChange>
                                  </w:rPr>
                                  <w:t xml:space="preserve"> </w:t>
                                </w:r>
                                <w:r w:rsidRPr="00394EE4">
                                  <w:rPr>
                                    <w:rFonts w:hint="eastAsia"/>
                                    <w:rtl/>
                                    <w:rPrChange w:id="340" w:author="אורן  ציפורה שור" w:date="2019-12-04T17:54:00Z">
                                      <w:rPr>
                                        <w:rFonts w:hint="eastAsia"/>
                                        <w:i/>
                                        <w:iCs/>
                                        <w:rtl/>
                                      </w:rPr>
                                    </w:rPrChange>
                                  </w:rPr>
                                  <w:t>למפת</w:t>
                                </w:r>
                                <w:r w:rsidRPr="00394EE4">
                                  <w:rPr>
                                    <w:rtl/>
                                    <w:rPrChange w:id="341" w:author="אורן  ציפורה שור" w:date="2019-12-04T17:54:00Z">
                                      <w:rPr>
                                        <w:i/>
                                        <w:iCs/>
                                        <w:rtl/>
                                      </w:rPr>
                                    </w:rPrChange>
                                  </w:rPr>
                                  <w:t xml:space="preserve"> </w:t>
                                </w:r>
                                <w:r w:rsidRPr="00394EE4">
                                  <w:rPr>
                                    <w:rFonts w:hint="eastAsia"/>
                                    <w:rtl/>
                                    <w:rPrChange w:id="342" w:author="אורן  ציפורה שור" w:date="2019-12-04T17:54:00Z">
                                      <w:rPr>
                                        <w:rFonts w:hint="eastAsia"/>
                                        <w:i/>
                                        <w:iCs/>
                                        <w:rtl/>
                                      </w:rPr>
                                    </w:rPrChange>
                                  </w:rPr>
                                  <w:t>מידע</w:t>
                                </w:r>
                                <w:r w:rsidRPr="00394EE4">
                                  <w:rPr>
                                    <w:rtl/>
                                    <w:rPrChange w:id="343" w:author="אורן  ציפורה שור" w:date="2019-12-04T17:54:00Z">
                                      <w:rPr>
                                        <w:i/>
                                        <w:iCs/>
                                        <w:rtl/>
                                      </w:rPr>
                                    </w:rPrChange>
                                  </w:rPr>
                                  <w:t xml:space="preserve"> </w:t>
                                </w:r>
                                <w:r w:rsidRPr="00394EE4">
                                  <w:rPr>
                                    <w:rFonts w:hint="eastAsia"/>
                                    <w:rtl/>
                                    <w:rPrChange w:id="344" w:author="אורן  ציפורה שור" w:date="2019-12-04T17:54:00Z">
                                      <w:rPr>
                                        <w:rFonts w:hint="eastAsia"/>
                                        <w:i/>
                                        <w:iCs/>
                                        <w:rtl/>
                                      </w:rPr>
                                    </w:rPrChange>
                                  </w:rPr>
                                  <w:t>העוסקת</w:t>
                                </w:r>
                                <w:r w:rsidRPr="00394EE4">
                                  <w:rPr>
                                    <w:rtl/>
                                    <w:rPrChange w:id="345" w:author="אורן  ציפורה שור" w:date="2019-12-04T17:54:00Z">
                                      <w:rPr>
                                        <w:i/>
                                        <w:iCs/>
                                        <w:rtl/>
                                      </w:rPr>
                                    </w:rPrChange>
                                  </w:rPr>
                                  <w:t xml:space="preserve"> </w:t>
                                </w:r>
                                <w:r w:rsidRPr="00394EE4">
                                  <w:rPr>
                                    <w:rFonts w:hint="eastAsia"/>
                                    <w:rtl/>
                                    <w:rPrChange w:id="346" w:author="אורן  ציפורה שור" w:date="2019-12-04T17:54:00Z">
                                      <w:rPr>
                                        <w:rFonts w:hint="eastAsia"/>
                                        <w:i/>
                                        <w:iCs/>
                                        <w:rtl/>
                                      </w:rPr>
                                    </w:rPrChange>
                                  </w:rPr>
                                  <w:t>ביום</w:t>
                                </w:r>
                                <w:r w:rsidRPr="00394EE4">
                                  <w:rPr>
                                    <w:rtl/>
                                    <w:rPrChange w:id="347" w:author="אורן  ציפורה שור" w:date="2019-12-04T17:54:00Z">
                                      <w:rPr>
                                        <w:i/>
                                        <w:iCs/>
                                        <w:rtl/>
                                      </w:rPr>
                                    </w:rPrChange>
                                  </w:rPr>
                                  <w:t xml:space="preserve"> </w:t>
                                </w:r>
                                <w:r w:rsidRPr="00394EE4">
                                  <w:rPr>
                                    <w:rFonts w:hint="eastAsia"/>
                                    <w:rtl/>
                                    <w:rPrChange w:id="348" w:author="אורן  ציפורה שור" w:date="2019-12-04T17:54:00Z">
                                      <w:rPr>
                                        <w:rFonts w:hint="eastAsia"/>
                                        <w:i/>
                                        <w:iCs/>
                                        <w:rtl/>
                                      </w:rPr>
                                    </w:rPrChange>
                                  </w:rPr>
                                  <w:t>הולדת</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D8614" id="Text Box 8" o:spid="_x0000_s1032" type="#_x0000_t202" style="position:absolute;left:0;text-align:left;margin-left:84.85pt;margin-top:188.25pt;width:390.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PiJLwIAAGQ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" stroked="f">
                  <v:textbox style="mso-fit-shape-to-text:t" inset="0,0,0,0">
                    <w:txbxContent>
                      <w:p w14:paraId="55C45424" w14:textId="59D92E09" w:rsidR="00394EE4" w:rsidRPr="00394EE4" w:rsidRDefault="00394EE4">
                        <w:pPr>
                          <w:pStyle w:val="Caption"/>
                          <w:bidi/>
                          <w:jc w:val="center"/>
                          <w:rPr>
                            <w:noProof/>
                            <w:rPrChange w:id="349" w:author="אורן  ציפורה שור" w:date="2019-12-04T17:54:00Z">
                              <w:rPr>
                                <w:noProof/>
                              </w:rPr>
                            </w:rPrChange>
                          </w:rPr>
                          <w:pPrChange w:id="350" w:author="אורן  ציפורה שור" w:date="2019-12-04T17:54:00Z">
                            <w:pPr>
                              <w:bidi/>
                              <w:ind w:left="450" w:firstLine="360"/>
                            </w:pPr>
                          </w:pPrChange>
                        </w:pPr>
                        <w:ins w:id="351" w:author="אורן  ציפורה שור" w:date="2019-12-04T17:54:00Z">
                          <w:r w:rsidRPr="00394EE4">
                            <w:rPr>
                              <w:rFonts w:hint="eastAsia"/>
                              <w:rtl/>
                              <w:rPrChange w:id="352" w:author="אורן  ציפורה שור" w:date="2019-12-04T17:54:00Z">
                                <w:rPr>
                                  <w:rFonts w:hint="eastAsia"/>
                                  <w:i/>
                                  <w:iCs/>
                                  <w:rtl/>
                                </w:rPr>
                              </w:rPrChange>
                            </w:rPr>
                            <w:t>דוגמא</w:t>
                          </w:r>
                          <w:r w:rsidRPr="00394EE4">
                            <w:rPr>
                              <w:rtl/>
                              <w:rPrChange w:id="353" w:author="אורן  ציפורה שור" w:date="2019-12-04T17:54:00Z">
                                <w:rPr>
                                  <w:i/>
                                  <w:iCs/>
                                  <w:rtl/>
                                </w:rPr>
                              </w:rPrChange>
                            </w:rPr>
                            <w:t xml:space="preserve"> </w:t>
                          </w:r>
                          <w:r w:rsidRPr="00394EE4">
                            <w:rPr>
                              <w:rFonts w:hint="eastAsia"/>
                              <w:rtl/>
                              <w:rPrChange w:id="354" w:author="אורן  ציפורה שור" w:date="2019-12-04T17:54:00Z">
                                <w:rPr>
                                  <w:rFonts w:hint="eastAsia"/>
                                  <w:i/>
                                  <w:iCs/>
                                  <w:rtl/>
                                </w:rPr>
                              </w:rPrChange>
                            </w:rPr>
                            <w:t>למפת</w:t>
                          </w:r>
                          <w:r w:rsidRPr="00394EE4">
                            <w:rPr>
                              <w:rtl/>
                              <w:rPrChange w:id="355" w:author="אורן  ציפורה שור" w:date="2019-12-04T17:54:00Z">
                                <w:rPr>
                                  <w:i/>
                                  <w:iCs/>
                                  <w:rtl/>
                                </w:rPr>
                              </w:rPrChange>
                            </w:rPr>
                            <w:t xml:space="preserve"> </w:t>
                          </w:r>
                          <w:r w:rsidRPr="00394EE4">
                            <w:rPr>
                              <w:rFonts w:hint="eastAsia"/>
                              <w:rtl/>
                              <w:rPrChange w:id="356" w:author="אורן  ציפורה שור" w:date="2019-12-04T17:54:00Z">
                                <w:rPr>
                                  <w:rFonts w:hint="eastAsia"/>
                                  <w:i/>
                                  <w:iCs/>
                                  <w:rtl/>
                                </w:rPr>
                              </w:rPrChange>
                            </w:rPr>
                            <w:t>מידע</w:t>
                          </w:r>
                          <w:r w:rsidRPr="00394EE4">
                            <w:rPr>
                              <w:rtl/>
                              <w:rPrChange w:id="357" w:author="אורן  ציפורה שור" w:date="2019-12-04T17:54:00Z">
                                <w:rPr>
                                  <w:i/>
                                  <w:iCs/>
                                  <w:rtl/>
                                </w:rPr>
                              </w:rPrChange>
                            </w:rPr>
                            <w:t xml:space="preserve"> </w:t>
                          </w:r>
                          <w:r w:rsidRPr="00394EE4">
                            <w:rPr>
                              <w:rFonts w:hint="eastAsia"/>
                              <w:rtl/>
                              <w:rPrChange w:id="358" w:author="אורן  ציפורה שור" w:date="2019-12-04T17:54:00Z">
                                <w:rPr>
                                  <w:rFonts w:hint="eastAsia"/>
                                  <w:i/>
                                  <w:iCs/>
                                  <w:rtl/>
                                </w:rPr>
                              </w:rPrChange>
                            </w:rPr>
                            <w:t>העוסקת</w:t>
                          </w:r>
                          <w:r w:rsidRPr="00394EE4">
                            <w:rPr>
                              <w:rtl/>
                              <w:rPrChange w:id="359" w:author="אורן  ציפורה שור" w:date="2019-12-04T17:54:00Z">
                                <w:rPr>
                                  <w:i/>
                                  <w:iCs/>
                                  <w:rtl/>
                                </w:rPr>
                              </w:rPrChange>
                            </w:rPr>
                            <w:t xml:space="preserve"> </w:t>
                          </w:r>
                          <w:r w:rsidRPr="00394EE4">
                            <w:rPr>
                              <w:rFonts w:hint="eastAsia"/>
                              <w:rtl/>
                              <w:rPrChange w:id="360" w:author="אורן  ציפורה שור" w:date="2019-12-04T17:54:00Z">
                                <w:rPr>
                                  <w:rFonts w:hint="eastAsia"/>
                                  <w:i/>
                                  <w:iCs/>
                                  <w:rtl/>
                                </w:rPr>
                              </w:rPrChange>
                            </w:rPr>
                            <w:t>ביום</w:t>
                          </w:r>
                          <w:r w:rsidRPr="00394EE4">
                            <w:rPr>
                              <w:rtl/>
                              <w:rPrChange w:id="361" w:author="אורן  ציפורה שור" w:date="2019-12-04T17:54:00Z">
                                <w:rPr>
                                  <w:i/>
                                  <w:iCs/>
                                  <w:rtl/>
                                </w:rPr>
                              </w:rPrChange>
                            </w:rPr>
                            <w:t xml:space="preserve"> </w:t>
                          </w:r>
                          <w:r w:rsidRPr="00394EE4">
                            <w:rPr>
                              <w:rFonts w:hint="eastAsia"/>
                              <w:rtl/>
                              <w:rPrChange w:id="362" w:author="אורן  ציפורה שור" w:date="2019-12-04T17:54:00Z">
                                <w:rPr>
                                  <w:rFonts w:hint="eastAsia"/>
                                  <w:i/>
                                  <w:iCs/>
                                  <w:rtl/>
                                </w:rPr>
                              </w:rPrChange>
                            </w:rPr>
                            <w:t>הולדת</w:t>
                          </w:r>
                        </w:ins>
                      </w:p>
                    </w:txbxContent>
                  </v:textbox>
                  <w10:wrap type="square"/>
                </v:shape>
              </w:pict>
            </mc:Fallback>
          </mc:AlternateContent>
        </w:r>
      </w:ins>
      <w:r w:rsidR="004E690A">
        <w:rPr>
          <w:noProof/>
        </w:rPr>
        <w:drawing>
          <wp:anchor distT="0" distB="0" distL="114300" distR="114300" simplePos="0" relativeHeight="251658240" behindDoc="0" locked="0" layoutInCell="1" allowOverlap="1" wp14:anchorId="50427610" wp14:editId="301DC286">
            <wp:simplePos x="0" y="0"/>
            <wp:positionH relativeFrom="page">
              <wp:posOffset>1535047</wp:posOffset>
            </wp:positionH>
            <wp:positionV relativeFrom="paragraph">
              <wp:posOffset>5080</wp:posOffset>
            </wp:positionV>
            <wp:extent cx="4956175" cy="2328545"/>
            <wp:effectExtent l="0" t="0" r="0" b="0"/>
            <wp:wrapSquare wrapText="bothSides"/>
            <wp:docPr id="7" name="Picture 7" descr="תוצאת תמונה עבור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mind map‬‏"/>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860" b="3433"/>
                    <a:stretch/>
                  </pic:blipFill>
                  <pic:spPr bwMode="auto">
                    <a:xfrm>
                      <a:off x="0" y="0"/>
                      <a:ext cx="4956175" cy="2328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CE9B24" w14:textId="77777777" w:rsidR="004E690A" w:rsidRDefault="004E690A" w:rsidP="00CA6142">
      <w:pPr>
        <w:bidi/>
        <w:ind w:firstLine="720"/>
        <w:rPr>
          <w:ins w:id="363" w:author="אורן  ציפורה שור" w:date="2019-12-04T17:45:00Z"/>
          <w:rFonts w:ascii="David" w:hAnsi="David" w:cs="David"/>
          <w:rtl/>
        </w:rPr>
      </w:pPr>
    </w:p>
    <w:p w14:paraId="5D618F95" w14:textId="77777777" w:rsidR="004E690A" w:rsidRDefault="004E690A">
      <w:pPr>
        <w:bidi/>
        <w:ind w:firstLine="720"/>
        <w:rPr>
          <w:ins w:id="364" w:author="אורן  ציפורה שור" w:date="2019-12-04T17:45:00Z"/>
          <w:rFonts w:ascii="David" w:hAnsi="David" w:cs="David"/>
          <w:rtl/>
        </w:rPr>
        <w:pPrChange w:id="365" w:author="אורן  ציפורה שור" w:date="2019-12-04T17:45:00Z">
          <w:pPr>
            <w:bidi/>
            <w:ind w:firstLine="720"/>
          </w:pPr>
        </w:pPrChange>
      </w:pPr>
    </w:p>
    <w:p w14:paraId="3B0142AD" w14:textId="77777777" w:rsidR="004E690A" w:rsidRDefault="004E690A">
      <w:pPr>
        <w:bidi/>
        <w:ind w:firstLine="720"/>
        <w:rPr>
          <w:ins w:id="366" w:author="אורן  ציפורה שור" w:date="2019-12-04T17:45:00Z"/>
          <w:rFonts w:ascii="David" w:hAnsi="David" w:cs="David"/>
          <w:rtl/>
        </w:rPr>
        <w:pPrChange w:id="367" w:author="אורן  ציפורה שור" w:date="2019-12-04T17:45:00Z">
          <w:pPr>
            <w:bidi/>
            <w:ind w:firstLine="720"/>
          </w:pPr>
        </w:pPrChange>
      </w:pPr>
    </w:p>
    <w:p w14:paraId="3A327EC9" w14:textId="77777777" w:rsidR="004E690A" w:rsidRDefault="004E690A">
      <w:pPr>
        <w:bidi/>
        <w:ind w:firstLine="720"/>
        <w:rPr>
          <w:ins w:id="368" w:author="אורן  ציפורה שור" w:date="2019-12-04T17:45:00Z"/>
          <w:rFonts w:ascii="David" w:hAnsi="David" w:cs="David"/>
          <w:rtl/>
        </w:rPr>
        <w:pPrChange w:id="369" w:author="אורן  ציפורה שור" w:date="2019-12-04T17:45:00Z">
          <w:pPr>
            <w:bidi/>
            <w:ind w:firstLine="720"/>
          </w:pPr>
        </w:pPrChange>
      </w:pPr>
    </w:p>
    <w:p w14:paraId="52E64AE1" w14:textId="77777777" w:rsidR="004E690A" w:rsidRDefault="004E690A">
      <w:pPr>
        <w:bidi/>
        <w:ind w:firstLine="720"/>
        <w:rPr>
          <w:ins w:id="370" w:author="אורן  ציפורה שור" w:date="2019-12-04T17:45:00Z"/>
          <w:rFonts w:ascii="David" w:hAnsi="David" w:cs="David"/>
          <w:rtl/>
        </w:rPr>
        <w:pPrChange w:id="371" w:author="אורן  ציפורה שור" w:date="2019-12-04T17:45:00Z">
          <w:pPr>
            <w:bidi/>
            <w:ind w:firstLine="720"/>
          </w:pPr>
        </w:pPrChange>
      </w:pPr>
    </w:p>
    <w:p w14:paraId="39C8BB1D" w14:textId="77777777" w:rsidR="004E690A" w:rsidRDefault="004E690A">
      <w:pPr>
        <w:bidi/>
        <w:ind w:firstLine="720"/>
        <w:rPr>
          <w:ins w:id="372" w:author="אורן  ציפורה שור" w:date="2019-12-04T17:45:00Z"/>
          <w:rFonts w:ascii="David" w:hAnsi="David" w:cs="David"/>
          <w:rtl/>
        </w:rPr>
        <w:pPrChange w:id="373" w:author="אורן  ציפורה שור" w:date="2019-12-04T17:45:00Z">
          <w:pPr>
            <w:bidi/>
            <w:ind w:firstLine="720"/>
          </w:pPr>
        </w:pPrChange>
      </w:pPr>
    </w:p>
    <w:p w14:paraId="1373116C" w14:textId="77777777" w:rsidR="004E690A" w:rsidRDefault="004E690A">
      <w:pPr>
        <w:bidi/>
        <w:ind w:firstLine="720"/>
        <w:rPr>
          <w:ins w:id="374" w:author="אורן  ציפורה שור" w:date="2019-12-04T17:45:00Z"/>
          <w:rFonts w:ascii="David" w:hAnsi="David" w:cs="David"/>
          <w:rtl/>
        </w:rPr>
        <w:pPrChange w:id="375" w:author="אורן  ציפורה שור" w:date="2019-12-04T17:45:00Z">
          <w:pPr>
            <w:bidi/>
            <w:ind w:firstLine="720"/>
          </w:pPr>
        </w:pPrChange>
      </w:pPr>
    </w:p>
    <w:p w14:paraId="256832AE" w14:textId="77777777" w:rsidR="004E690A" w:rsidRDefault="004E690A">
      <w:pPr>
        <w:bidi/>
        <w:ind w:firstLine="720"/>
        <w:rPr>
          <w:ins w:id="376" w:author="אורן  ציפורה שור" w:date="2019-12-04T17:45:00Z"/>
          <w:rFonts w:ascii="David" w:hAnsi="David" w:cs="David"/>
          <w:rtl/>
        </w:rPr>
        <w:pPrChange w:id="377" w:author="אורן  ציפורה שור" w:date="2019-12-04T17:45:00Z">
          <w:pPr>
            <w:bidi/>
            <w:ind w:firstLine="720"/>
          </w:pPr>
        </w:pPrChange>
      </w:pPr>
    </w:p>
    <w:p w14:paraId="56769DC9" w14:textId="77777777" w:rsidR="004E690A" w:rsidRDefault="004E690A">
      <w:pPr>
        <w:bidi/>
        <w:ind w:firstLine="720"/>
        <w:rPr>
          <w:ins w:id="378" w:author="אורן  ציפורה שור" w:date="2019-12-04T17:45:00Z"/>
          <w:rFonts w:ascii="David" w:hAnsi="David" w:cs="David"/>
          <w:rtl/>
        </w:rPr>
        <w:pPrChange w:id="379" w:author="אורן  ציפורה שור" w:date="2019-12-04T17:45:00Z">
          <w:pPr>
            <w:bidi/>
            <w:ind w:firstLine="720"/>
          </w:pPr>
        </w:pPrChange>
      </w:pPr>
    </w:p>
    <w:p w14:paraId="73FA3733" w14:textId="77777777" w:rsidR="004E690A" w:rsidRDefault="004E690A">
      <w:pPr>
        <w:bidi/>
        <w:ind w:firstLine="720"/>
        <w:rPr>
          <w:ins w:id="380" w:author="אורן  ציפורה שור" w:date="2019-12-04T17:45:00Z"/>
          <w:rFonts w:ascii="David" w:hAnsi="David" w:cs="David"/>
          <w:rtl/>
        </w:rPr>
        <w:pPrChange w:id="381" w:author="אורן  ציפורה שור" w:date="2019-12-04T17:45:00Z">
          <w:pPr>
            <w:bidi/>
            <w:ind w:firstLine="720"/>
          </w:pPr>
        </w:pPrChange>
      </w:pPr>
    </w:p>
    <w:p w14:paraId="563E6D06" w14:textId="3FC67987" w:rsidR="004E690A" w:rsidRDefault="00394EE4">
      <w:pPr>
        <w:bidi/>
        <w:ind w:firstLine="720"/>
        <w:rPr>
          <w:ins w:id="382" w:author="אורן  ציפורה שור" w:date="2019-12-04T17:55:00Z"/>
          <w:rFonts w:ascii="David" w:hAnsi="David" w:cs="David"/>
          <w:rtl/>
        </w:rPr>
        <w:pPrChange w:id="383" w:author="אורן  ציפורה שור" w:date="2019-12-04T17:45:00Z">
          <w:pPr>
            <w:bidi/>
            <w:ind w:firstLine="720"/>
          </w:pPr>
        </w:pPrChange>
      </w:pPr>
      <w:ins w:id="384" w:author="אורן  ציפורה שור" w:date="2019-12-04T17:55:00Z">
        <w:r>
          <w:rPr>
            <w:rFonts w:ascii="David" w:hAnsi="David" w:cs="David" w:hint="cs"/>
            <w:rtl/>
          </w:rPr>
          <w:t xml:space="preserve">השוואה בין המערכות למערכת ה- </w:t>
        </w:r>
        <w:r>
          <w:rPr>
            <w:rFonts w:ascii="David" w:hAnsi="David" w:cs="David"/>
          </w:rPr>
          <w:t>ME-Maps</w:t>
        </w:r>
        <w:r>
          <w:rPr>
            <w:rFonts w:ascii="David" w:hAnsi="David" w:cs="David" w:hint="cs"/>
            <w:rtl/>
          </w:rPr>
          <w:t>:</w:t>
        </w:r>
      </w:ins>
    </w:p>
    <w:tbl>
      <w:tblPr>
        <w:tblStyle w:val="TableGrid"/>
        <w:bidiVisual/>
        <w:tblW w:w="0" w:type="auto"/>
        <w:tblLook w:val="04A0" w:firstRow="1" w:lastRow="0" w:firstColumn="1" w:lastColumn="0" w:noHBand="0" w:noVBand="1"/>
      </w:tblPr>
      <w:tblGrid>
        <w:gridCol w:w="3596"/>
        <w:gridCol w:w="3597"/>
        <w:gridCol w:w="3597"/>
      </w:tblGrid>
      <w:tr w:rsidR="00394EE4" w14:paraId="65ACAA6F" w14:textId="77777777" w:rsidTr="00394EE4">
        <w:trPr>
          <w:ins w:id="385" w:author="אורן  ציפורה שור" w:date="2019-12-04T17:55:00Z"/>
        </w:trPr>
        <w:tc>
          <w:tcPr>
            <w:tcW w:w="3596" w:type="dxa"/>
          </w:tcPr>
          <w:p w14:paraId="100DC15E" w14:textId="6D777CEE" w:rsidR="00394EE4" w:rsidRDefault="00394EE4" w:rsidP="00394EE4">
            <w:pPr>
              <w:bidi/>
              <w:rPr>
                <w:ins w:id="386" w:author="אורן  ציפורה שור" w:date="2019-12-04T17:55:00Z"/>
                <w:rFonts w:ascii="David" w:hAnsi="David" w:cs="David"/>
                <w:rtl/>
              </w:rPr>
            </w:pPr>
            <w:ins w:id="387" w:author="אורן  ציפורה שור" w:date="2019-12-04T17:56:00Z">
              <w:r w:rsidRPr="007B29AD">
                <w:rPr>
                  <w:rFonts w:ascii="David" w:hAnsi="David" w:cs="David"/>
                  <w:b/>
                  <w:bCs/>
                </w:rPr>
                <w:t>ScholOnto ontology</w:t>
              </w:r>
            </w:ins>
          </w:p>
        </w:tc>
        <w:tc>
          <w:tcPr>
            <w:tcW w:w="3597" w:type="dxa"/>
          </w:tcPr>
          <w:p w14:paraId="7ABFEEF0" w14:textId="453BD59F" w:rsidR="00394EE4" w:rsidRDefault="00394EE4" w:rsidP="00394EE4">
            <w:pPr>
              <w:bidi/>
              <w:rPr>
                <w:ins w:id="388" w:author="אורן  ציפורה שור" w:date="2019-12-04T17:55:00Z"/>
                <w:rFonts w:ascii="David" w:hAnsi="David" w:cs="David"/>
                <w:rtl/>
              </w:rPr>
            </w:pPr>
            <w:ins w:id="389" w:author="אורן  ציפורה שור" w:date="2019-12-04T17:56:00Z">
              <w:r w:rsidRPr="007B29AD">
                <w:rPr>
                  <w:rFonts w:ascii="David" w:hAnsi="David" w:cs="David"/>
                  <w:b/>
                  <w:bCs/>
                </w:rPr>
                <w:t>Mind maps</w:t>
              </w:r>
            </w:ins>
          </w:p>
        </w:tc>
        <w:tc>
          <w:tcPr>
            <w:tcW w:w="3597" w:type="dxa"/>
          </w:tcPr>
          <w:p w14:paraId="303E6B71" w14:textId="22DAD1C8" w:rsidR="00394EE4" w:rsidRDefault="00394EE4" w:rsidP="00394EE4">
            <w:pPr>
              <w:bidi/>
              <w:rPr>
                <w:ins w:id="390" w:author="אורן  ציפורה שור" w:date="2019-12-04T17:55:00Z"/>
                <w:rFonts w:ascii="David" w:hAnsi="David" w:cs="David"/>
                <w:rtl/>
              </w:rPr>
            </w:pPr>
            <w:ins w:id="391" w:author="אורן  ציפורה שור" w:date="2019-12-04T17:56:00Z">
              <w:r w:rsidRPr="007B29AD">
                <w:rPr>
                  <w:rFonts w:ascii="David" w:hAnsi="David" w:cs="David"/>
                  <w:b/>
                  <w:bCs/>
                </w:rPr>
                <w:t>ME-Maps</w:t>
              </w:r>
            </w:ins>
          </w:p>
        </w:tc>
      </w:tr>
      <w:tr w:rsidR="00394EE4" w14:paraId="49B2B689" w14:textId="77777777" w:rsidTr="00394EE4">
        <w:trPr>
          <w:ins w:id="392" w:author="אורן  ציפורה שור" w:date="2019-12-04T17:55:00Z"/>
        </w:trPr>
        <w:tc>
          <w:tcPr>
            <w:tcW w:w="3596" w:type="dxa"/>
          </w:tcPr>
          <w:p w14:paraId="2C13631B" w14:textId="291EA987" w:rsidR="00394EE4" w:rsidRDefault="00394EE4" w:rsidP="00394EE4">
            <w:pPr>
              <w:bidi/>
              <w:rPr>
                <w:ins w:id="393" w:author="אורן  ציפורה שור" w:date="2019-12-04T17:55:00Z"/>
                <w:rFonts w:ascii="David" w:hAnsi="David" w:cs="David"/>
                <w:rtl/>
              </w:rPr>
            </w:pPr>
            <w:ins w:id="394" w:author="אורן  ציפורה שור" w:date="2019-12-04T17:56:00Z">
              <w:r w:rsidRPr="007B29AD">
                <w:rPr>
                  <w:rFonts w:ascii="David" w:hAnsi="David" w:cs="David"/>
                  <w:rtl/>
                </w:rPr>
                <w:t>אלמנט יחיד שמכיל בתוכו את כל המידע המתאר את הנושא המוצג – ע"מ להבין יותר על הנושא יש לקרוא את המידע המצורף</w:t>
              </w:r>
            </w:ins>
          </w:p>
        </w:tc>
        <w:tc>
          <w:tcPr>
            <w:tcW w:w="3597" w:type="dxa"/>
          </w:tcPr>
          <w:p w14:paraId="7ECDC32B" w14:textId="4D5AF011" w:rsidR="00394EE4" w:rsidRDefault="00394EE4" w:rsidP="00394EE4">
            <w:pPr>
              <w:bidi/>
              <w:rPr>
                <w:ins w:id="395" w:author="אורן  ציפורה שור" w:date="2019-12-04T17:55:00Z"/>
                <w:rFonts w:ascii="David" w:hAnsi="David" w:cs="David"/>
                <w:rtl/>
              </w:rPr>
            </w:pPr>
            <w:ins w:id="396" w:author="אורן  ציפורה שור" w:date="2019-12-04T17:56:00Z">
              <w:r w:rsidRPr="007B29AD">
                <w:rPr>
                  <w:rFonts w:ascii="David" w:hAnsi="David" w:cs="David"/>
                  <w:rtl/>
                </w:rPr>
                <w:t>כלי ויזואלי בלבד, אין אפשרות לקישור למקורות ידע נוספים</w:t>
              </w:r>
              <w:r>
                <w:rPr>
                  <w:rFonts w:ascii="David" w:hAnsi="David" w:cs="David" w:hint="cs"/>
                  <w:rtl/>
                </w:rPr>
                <w:t xml:space="preserve"> או הוספת מידע על ה</w:t>
              </w:r>
            </w:ins>
            <w:ins w:id="397" w:author="אורן  ציפורה שור" w:date="2019-12-04T17:57:00Z">
              <w:r>
                <w:rPr>
                  <w:rFonts w:ascii="David" w:hAnsi="David" w:cs="David" w:hint="cs"/>
                  <w:rtl/>
                </w:rPr>
                <w:t>נושא המיוצג באלמנט</w:t>
              </w:r>
            </w:ins>
          </w:p>
        </w:tc>
        <w:tc>
          <w:tcPr>
            <w:tcW w:w="3597" w:type="dxa"/>
          </w:tcPr>
          <w:p w14:paraId="65843948" w14:textId="77777777" w:rsidR="00394EE4" w:rsidRDefault="00394EE4" w:rsidP="00394EE4">
            <w:pPr>
              <w:bidi/>
              <w:rPr>
                <w:ins w:id="398" w:author="אורן  ציפורה שור" w:date="2019-12-04T17:57:00Z"/>
                <w:rFonts w:ascii="David" w:hAnsi="David" w:cs="David"/>
                <w:rtl/>
              </w:rPr>
            </w:pPr>
            <w:ins w:id="399" w:author="אורן  ציפורה שור" w:date="2019-12-04T17:57:00Z">
              <w:r w:rsidRPr="007B29AD">
                <w:rPr>
                  <w:rFonts w:ascii="David" w:hAnsi="David" w:cs="David"/>
                  <w:rtl/>
                </w:rPr>
                <w:t>ישנם כמה סוגי אלמנטים המציגים את המידע על הנושא</w:t>
              </w:r>
              <w:r>
                <w:rPr>
                  <w:rFonts w:ascii="David" w:hAnsi="David" w:cs="David" w:hint="cs"/>
                  <w:rtl/>
                </w:rPr>
                <w:t xml:space="preserve"> המתואר</w:t>
              </w:r>
              <w:r w:rsidRPr="007B29AD">
                <w:rPr>
                  <w:rFonts w:ascii="David" w:hAnsi="David" w:cs="David"/>
                  <w:rtl/>
                </w:rPr>
                <w:t xml:space="preserve"> בצורה יותר נגישה – </w:t>
              </w:r>
              <w:r w:rsidRPr="007B29AD">
                <w:rPr>
                  <w:rFonts w:ascii="David" w:hAnsi="David" w:cs="David"/>
                </w:rPr>
                <w:t>task</w:t>
              </w:r>
              <w:r w:rsidRPr="007B29AD">
                <w:rPr>
                  <w:rFonts w:ascii="David" w:hAnsi="David" w:cs="David"/>
                  <w:rtl/>
                </w:rPr>
                <w:t xml:space="preserve"> המציג את הנושא הרחב ו- </w:t>
              </w:r>
              <w:r w:rsidRPr="007B29AD">
                <w:rPr>
                  <w:rFonts w:ascii="David" w:hAnsi="David" w:cs="David"/>
                </w:rPr>
                <w:t>qualities</w:t>
              </w:r>
              <w:r w:rsidRPr="007B29AD">
                <w:rPr>
                  <w:rFonts w:ascii="David" w:hAnsi="David" w:cs="David"/>
                  <w:rtl/>
                </w:rPr>
                <w:t xml:space="preserve"> המאפיינים את הנושא.</w:t>
              </w:r>
            </w:ins>
          </w:p>
          <w:p w14:paraId="36C549F3" w14:textId="0590ED7A" w:rsidR="00394EE4" w:rsidRDefault="00394EE4">
            <w:pPr>
              <w:bidi/>
              <w:rPr>
                <w:ins w:id="400" w:author="אורן  ציפורה שור" w:date="2019-12-04T17:55:00Z"/>
                <w:rFonts w:ascii="David" w:hAnsi="David" w:cs="David"/>
                <w:rtl/>
              </w:rPr>
              <w:pPrChange w:id="401" w:author="אורן  ציפורה שור" w:date="2019-12-04T17:57:00Z">
                <w:pPr>
                  <w:bidi/>
                </w:pPr>
              </w:pPrChange>
            </w:pPr>
            <w:ins w:id="402" w:author="אורן  ציפורה שור" w:date="2019-12-04T17:57:00Z">
              <w:r>
                <w:rPr>
                  <w:rFonts w:ascii="David" w:hAnsi="David" w:cs="David" w:hint="cs"/>
                  <w:rtl/>
                </w:rPr>
                <w:t xml:space="preserve">בנוסף </w:t>
              </w:r>
              <w:r w:rsidRPr="007B29AD">
                <w:rPr>
                  <w:rFonts w:ascii="David" w:hAnsi="David" w:cs="David"/>
                  <w:rtl/>
                </w:rPr>
                <w:t>כל אלמנט במפה ניתן לקישור למאמרים/ דפי מידע נוספים</w:t>
              </w:r>
            </w:ins>
          </w:p>
        </w:tc>
      </w:tr>
      <w:tr w:rsidR="00394EE4" w14:paraId="5124EEAE" w14:textId="77777777" w:rsidTr="00394EE4">
        <w:trPr>
          <w:ins w:id="403" w:author="אורן  ציפורה שור" w:date="2019-12-04T17:55:00Z"/>
        </w:trPr>
        <w:tc>
          <w:tcPr>
            <w:tcW w:w="3596" w:type="dxa"/>
          </w:tcPr>
          <w:p w14:paraId="2928A424" w14:textId="77777777" w:rsidR="00394EE4" w:rsidRDefault="008D6567">
            <w:pPr>
              <w:bidi/>
              <w:rPr>
                <w:ins w:id="404" w:author="אורן  ציפורה שור" w:date="2019-12-04T18:11:00Z"/>
                <w:rFonts w:ascii="David" w:hAnsi="David" w:cs="David"/>
                <w:rtl/>
              </w:rPr>
              <w:pPrChange w:id="405" w:author="אורן  ציפורה שור" w:date="2019-12-04T18:11:00Z">
                <w:pPr>
                  <w:bidi/>
                </w:pPr>
              </w:pPrChange>
            </w:pPr>
            <w:ins w:id="406" w:author="אורן  ציפורה שור" w:date="2019-12-04T18:07:00Z">
              <w:r>
                <w:rPr>
                  <w:rFonts w:ascii="David" w:hAnsi="David" w:cs="David" w:hint="cs"/>
                  <w:rtl/>
                </w:rPr>
                <w:t>ישנו מודל המתבסס על קישור האלמנטים במפה על סמך הקשרים בין המאמרים אותם ה</w:t>
              </w:r>
            </w:ins>
            <w:ins w:id="407" w:author="אורן  ציפורה שור" w:date="2019-12-04T18:09:00Z">
              <w:r>
                <w:rPr>
                  <w:rFonts w:ascii="David" w:hAnsi="David" w:cs="David" w:hint="cs"/>
                  <w:rtl/>
                </w:rPr>
                <w:t>ם</w:t>
              </w:r>
            </w:ins>
            <w:ins w:id="408" w:author="אורן  ציפורה שור" w:date="2019-12-04T18:07:00Z">
              <w:r>
                <w:rPr>
                  <w:rFonts w:ascii="David" w:hAnsi="David" w:cs="David" w:hint="cs"/>
                  <w:rtl/>
                </w:rPr>
                <w:t xml:space="preserve"> מתארים.</w:t>
              </w:r>
            </w:ins>
          </w:p>
          <w:p w14:paraId="681175A4" w14:textId="6C10690F" w:rsidR="008D6567" w:rsidRDefault="008D6567">
            <w:pPr>
              <w:bidi/>
              <w:rPr>
                <w:ins w:id="409" w:author="אורן  ציפורה שור" w:date="2019-12-04T17:55:00Z"/>
                <w:rFonts w:ascii="David" w:hAnsi="David" w:cs="David"/>
                <w:rtl/>
              </w:rPr>
              <w:pPrChange w:id="410" w:author="אורן  ציפורה שור" w:date="2019-12-04T18:11:00Z">
                <w:pPr>
                  <w:bidi/>
                </w:pPr>
              </w:pPrChange>
            </w:pPr>
            <w:ins w:id="411" w:author="אורן  ציפורה שור" w:date="2019-12-04T18:11:00Z">
              <w:r>
                <w:rPr>
                  <w:rFonts w:ascii="David" w:hAnsi="David" w:cs="David" w:hint="cs"/>
                  <w:rtl/>
                </w:rPr>
                <w:t>הקשרים נוצרים ע</w:t>
              </w:r>
            </w:ins>
            <w:ins w:id="412" w:author="אורן  ציפורה שור" w:date="2019-12-04T18:12:00Z">
              <w:r>
                <w:rPr>
                  <w:rFonts w:ascii="David" w:hAnsi="David" w:cs="David" w:hint="cs"/>
                  <w:rtl/>
                </w:rPr>
                <w:t xml:space="preserve">"פ קריטריונים רבים המוגדרים במודל (גישות המוצגות במאמר, מידע, </w:t>
              </w:r>
              <w:r>
                <w:rPr>
                  <w:rFonts w:ascii="David" w:hAnsi="David" w:cs="David"/>
                </w:rPr>
                <w:t>meta-data</w:t>
              </w:r>
              <w:r>
                <w:rPr>
                  <w:rFonts w:ascii="David" w:hAnsi="David" w:cs="David" w:hint="cs"/>
                  <w:rtl/>
                </w:rPr>
                <w:t>, רעיונות ועוד</w:t>
              </w:r>
            </w:ins>
            <w:ins w:id="413" w:author="אורן  ציפורה שור" w:date="2019-12-04T18:13:00Z">
              <w:r>
                <w:rPr>
                  <w:rFonts w:ascii="David" w:hAnsi="David" w:cs="David" w:hint="cs"/>
                  <w:rtl/>
                </w:rPr>
                <w:t xml:space="preserve">), מה שמקשה על יצירת מפה </w:t>
              </w:r>
              <w:r w:rsidR="001768C8">
                <w:rPr>
                  <w:rFonts w:ascii="David" w:hAnsi="David" w:cs="David" w:hint="cs"/>
                  <w:rtl/>
                </w:rPr>
                <w:t>ומסבך את המודל</w:t>
              </w:r>
            </w:ins>
          </w:p>
        </w:tc>
        <w:tc>
          <w:tcPr>
            <w:tcW w:w="3597" w:type="dxa"/>
          </w:tcPr>
          <w:p w14:paraId="00DB068C" w14:textId="158728D0" w:rsidR="00394EE4" w:rsidRDefault="00394EE4" w:rsidP="00394EE4">
            <w:pPr>
              <w:bidi/>
              <w:rPr>
                <w:ins w:id="414" w:author="אורן  ציפורה שור" w:date="2019-12-04T17:55:00Z"/>
                <w:rFonts w:ascii="David" w:hAnsi="David" w:cs="David"/>
                <w:rtl/>
              </w:rPr>
            </w:pPr>
            <w:ins w:id="415" w:author="אורן  ציפורה שור" w:date="2019-12-04T17:59:00Z">
              <w:r w:rsidRPr="007B29AD">
                <w:rPr>
                  <w:rFonts w:ascii="David" w:hAnsi="David" w:cs="David"/>
                  <w:rtl/>
                </w:rPr>
                <w:t>אין מודל מוגדר ועל כן כל האלמנטים במפה מסוג אחד ומתארים קשר היררכי בלבד</w:t>
              </w:r>
            </w:ins>
          </w:p>
        </w:tc>
        <w:tc>
          <w:tcPr>
            <w:tcW w:w="3597" w:type="dxa"/>
          </w:tcPr>
          <w:p w14:paraId="7888CB07" w14:textId="77777777" w:rsidR="008D6567" w:rsidRDefault="008D6567" w:rsidP="00394EE4">
            <w:pPr>
              <w:bidi/>
              <w:rPr>
                <w:ins w:id="416" w:author="אורן  ציפורה שור" w:date="2019-12-04T18:08:00Z"/>
                <w:rFonts w:ascii="David" w:hAnsi="David" w:cs="David"/>
                <w:rtl/>
              </w:rPr>
            </w:pPr>
            <w:ins w:id="417" w:author="אורן  ציפורה שור" w:date="2019-12-04T18:08:00Z">
              <w:r w:rsidRPr="007B29AD">
                <w:rPr>
                  <w:rFonts w:ascii="David" w:hAnsi="David" w:cs="David"/>
                  <w:rtl/>
                </w:rPr>
                <w:t>ישנו מודל מוגדר ופורמלי, בו ישנם אלמנטים מסוגים שונים המגדירים את הקשרים השונים בין הרעיונות</w:t>
              </w:r>
              <w:r>
                <w:rPr>
                  <w:rFonts w:ascii="David" w:hAnsi="David" w:cs="David" w:hint="cs"/>
                  <w:rtl/>
                </w:rPr>
                <w:t>.</w:t>
              </w:r>
            </w:ins>
          </w:p>
          <w:p w14:paraId="0561A206" w14:textId="0034CF36" w:rsidR="00394EE4" w:rsidRDefault="00394EE4">
            <w:pPr>
              <w:bidi/>
              <w:rPr>
                <w:ins w:id="418" w:author="אורן  ציפורה שור" w:date="2019-12-04T17:59:00Z"/>
                <w:rFonts w:ascii="David" w:hAnsi="David" w:cs="David"/>
                <w:rtl/>
              </w:rPr>
              <w:pPrChange w:id="419" w:author="אורן  ציפורה שור" w:date="2019-12-04T18:08:00Z">
                <w:pPr>
                  <w:bidi/>
                </w:pPr>
              </w:pPrChange>
            </w:pPr>
            <w:ins w:id="420" w:author="אורן  ציפורה שור" w:date="2019-12-04T17:59:00Z">
              <w:r w:rsidRPr="007B29AD">
                <w:rPr>
                  <w:rFonts w:ascii="David" w:hAnsi="David" w:cs="David"/>
                  <w:rtl/>
                </w:rPr>
                <w:t xml:space="preserve">ניתן לקשר בין אלמנטים שונים לא רק על בסיס קשר בין המאמרים הקשורים. לדוגמא ניתן לחבר בין </w:t>
              </w:r>
              <w:r w:rsidRPr="007B29AD">
                <w:rPr>
                  <w:rFonts w:ascii="David" w:hAnsi="David" w:cs="David"/>
                </w:rPr>
                <w:t>task</w:t>
              </w:r>
              <w:r w:rsidRPr="007B29AD">
                <w:rPr>
                  <w:rFonts w:ascii="David" w:hAnsi="David" w:cs="David"/>
                  <w:rtl/>
                </w:rPr>
                <w:t xml:space="preserve"> המקושר למאמר מסוים לבין </w:t>
              </w:r>
              <w:r w:rsidRPr="007B29AD">
                <w:rPr>
                  <w:rFonts w:ascii="David" w:hAnsi="David" w:cs="David"/>
                </w:rPr>
                <w:t>quality</w:t>
              </w:r>
              <w:r w:rsidRPr="007B29AD">
                <w:rPr>
                  <w:rFonts w:ascii="David" w:hAnsi="David" w:cs="David"/>
                  <w:rtl/>
                </w:rPr>
                <w:t xml:space="preserve"> המתאר את אותו ה- </w:t>
              </w:r>
              <w:r w:rsidRPr="007B29AD">
                <w:rPr>
                  <w:rFonts w:ascii="David" w:hAnsi="David" w:cs="David"/>
                </w:rPr>
                <w:t>task</w:t>
              </w:r>
              <w:r w:rsidRPr="007B29AD">
                <w:rPr>
                  <w:rFonts w:ascii="David" w:hAnsi="David" w:cs="David"/>
                  <w:rtl/>
                </w:rPr>
                <w:t xml:space="preserve"> ולא </w:t>
              </w:r>
              <w:r>
                <w:rPr>
                  <w:rFonts w:ascii="David" w:hAnsi="David" w:cs="David" w:hint="cs"/>
                  <w:rtl/>
                </w:rPr>
                <w:t>מתקשר ל</w:t>
              </w:r>
              <w:r w:rsidRPr="007B29AD">
                <w:rPr>
                  <w:rFonts w:ascii="David" w:hAnsi="David" w:cs="David"/>
                  <w:rtl/>
                </w:rPr>
                <w:t>מאמר אחר</w:t>
              </w:r>
            </w:ins>
          </w:p>
          <w:p w14:paraId="6D96E6E6" w14:textId="0AF1BECF" w:rsidR="00394EE4" w:rsidRDefault="00394EE4">
            <w:pPr>
              <w:bidi/>
              <w:rPr>
                <w:ins w:id="421" w:author="אורן  ציפורה שור" w:date="2019-12-04T17:55:00Z"/>
                <w:rFonts w:ascii="David" w:hAnsi="David" w:cs="David"/>
                <w:rtl/>
              </w:rPr>
              <w:pPrChange w:id="422" w:author="אורן  ציפורה שור" w:date="2019-12-04T17:59:00Z">
                <w:pPr>
                  <w:bidi/>
                </w:pPr>
              </w:pPrChange>
            </w:pPr>
          </w:p>
        </w:tc>
      </w:tr>
      <w:tr w:rsidR="00394EE4" w14:paraId="13D081DD" w14:textId="77777777" w:rsidTr="00394EE4">
        <w:trPr>
          <w:ins w:id="423" w:author="אורן  ציפורה שור" w:date="2019-12-04T17:55:00Z"/>
        </w:trPr>
        <w:tc>
          <w:tcPr>
            <w:tcW w:w="3596" w:type="dxa"/>
          </w:tcPr>
          <w:p w14:paraId="10E56899" w14:textId="716ECF0A" w:rsidR="00394EE4" w:rsidRDefault="00394EE4">
            <w:pPr>
              <w:bidi/>
              <w:rPr>
                <w:ins w:id="424" w:author="אורן  ציפורה שור" w:date="2019-12-04T17:55:00Z"/>
                <w:rFonts w:ascii="David" w:hAnsi="David" w:cs="David"/>
                <w:rtl/>
              </w:rPr>
              <w:pPrChange w:id="425" w:author="אורן  ציפורה שור" w:date="2019-12-04T18:00:00Z">
                <w:pPr>
                  <w:bidi/>
                </w:pPr>
              </w:pPrChange>
            </w:pPr>
            <w:ins w:id="426" w:author="אורן  ציפורה שור" w:date="2019-12-04T18:00:00Z">
              <w:r w:rsidRPr="007B29AD">
                <w:rPr>
                  <w:rFonts w:ascii="David" w:hAnsi="David" w:cs="David"/>
                  <w:rtl/>
                </w:rPr>
                <w:t xml:space="preserve">המפה משמשת </w:t>
              </w:r>
              <w:r>
                <w:rPr>
                  <w:rFonts w:ascii="David" w:hAnsi="David" w:cs="David" w:hint="cs"/>
                  <w:rtl/>
                </w:rPr>
                <w:t>להצגת הקשרים בין מאמרים בשרת</w:t>
              </w:r>
            </w:ins>
          </w:p>
        </w:tc>
        <w:tc>
          <w:tcPr>
            <w:tcW w:w="3597" w:type="dxa"/>
          </w:tcPr>
          <w:p w14:paraId="4BEA71D3" w14:textId="4D14C562" w:rsidR="00394EE4" w:rsidRDefault="00394EE4" w:rsidP="00394EE4">
            <w:pPr>
              <w:bidi/>
              <w:rPr>
                <w:ins w:id="427" w:author="אורן  ציפורה שור" w:date="2019-12-04T17:55:00Z"/>
                <w:rFonts w:ascii="David" w:hAnsi="David" w:cs="David"/>
                <w:rtl/>
              </w:rPr>
            </w:pPr>
            <w:ins w:id="428" w:author="אורן  ציפורה שור" w:date="2019-12-04T18:00:00Z">
              <w:r w:rsidRPr="007B29AD">
                <w:rPr>
                  <w:rFonts w:ascii="David" w:hAnsi="David" w:cs="David"/>
                  <w:rtl/>
                </w:rPr>
                <w:t>המפה משמשת להרחבת הידע על נושא מסוים</w:t>
              </w:r>
            </w:ins>
          </w:p>
        </w:tc>
        <w:tc>
          <w:tcPr>
            <w:tcW w:w="3597" w:type="dxa"/>
          </w:tcPr>
          <w:p w14:paraId="7C1D86FD" w14:textId="23D6D7C0" w:rsidR="00394EE4" w:rsidRDefault="00394EE4" w:rsidP="00394EE4">
            <w:pPr>
              <w:bidi/>
              <w:rPr>
                <w:ins w:id="429" w:author="אורן  ציפורה שור" w:date="2019-12-04T17:55:00Z"/>
                <w:rFonts w:ascii="David" w:hAnsi="David" w:cs="David"/>
                <w:rtl/>
              </w:rPr>
            </w:pPr>
            <w:ins w:id="430" w:author="אורן  ציפורה שור" w:date="2019-12-04T18:00:00Z">
              <w:r w:rsidRPr="007B29AD">
                <w:rPr>
                  <w:rFonts w:ascii="David" w:hAnsi="David" w:cs="David"/>
                  <w:rtl/>
                </w:rPr>
                <w:t>המפה משמשת למציאת פתרון לבעיה מסוימת</w:t>
              </w:r>
            </w:ins>
          </w:p>
        </w:tc>
      </w:tr>
      <w:tr w:rsidR="008D6567" w14:paraId="5AF2ED30" w14:textId="77777777" w:rsidTr="00394EE4">
        <w:trPr>
          <w:ins w:id="431" w:author="אורן  ציפורה שור" w:date="2019-12-04T17:55:00Z"/>
        </w:trPr>
        <w:tc>
          <w:tcPr>
            <w:tcW w:w="3596" w:type="dxa"/>
          </w:tcPr>
          <w:p w14:paraId="4112A8C4" w14:textId="4F476936" w:rsidR="008D6567" w:rsidRDefault="008D6567" w:rsidP="008D6567">
            <w:pPr>
              <w:bidi/>
              <w:rPr>
                <w:ins w:id="432" w:author="אורן  ציפורה שור" w:date="2019-12-04T17:55:00Z"/>
                <w:rFonts w:ascii="David" w:hAnsi="David" w:cs="David"/>
                <w:rtl/>
              </w:rPr>
            </w:pPr>
            <w:ins w:id="433" w:author="אורן  ציפורה שור" w:date="2019-12-04T18:06:00Z">
              <w:r w:rsidRPr="007B29AD">
                <w:rPr>
                  <w:rFonts w:ascii="David" w:hAnsi="David" w:cs="David"/>
                  <w:rtl/>
                </w:rPr>
                <w:t>כל אלמנט (</w:t>
              </w:r>
              <w:r w:rsidRPr="007B29AD">
                <w:rPr>
                  <w:rFonts w:ascii="David" w:hAnsi="David" w:cs="David"/>
                </w:rPr>
                <w:t>claim</w:t>
              </w:r>
              <w:r w:rsidRPr="007B29AD">
                <w:rPr>
                  <w:rFonts w:ascii="David" w:hAnsi="David" w:cs="David"/>
                  <w:rtl/>
                </w:rPr>
                <w:t>) מקושר למאמר מסוים והקישורים בין האלמנטים מבוססים על קשר בין המאמרים בלבד</w:t>
              </w:r>
            </w:ins>
          </w:p>
        </w:tc>
        <w:tc>
          <w:tcPr>
            <w:tcW w:w="3597" w:type="dxa"/>
          </w:tcPr>
          <w:p w14:paraId="03E14ADD" w14:textId="4D9C67F7" w:rsidR="008D6567" w:rsidRDefault="008D6567" w:rsidP="008D6567">
            <w:pPr>
              <w:bidi/>
              <w:rPr>
                <w:ins w:id="434" w:author="אורן  ציפורה שור" w:date="2019-12-04T17:55:00Z"/>
                <w:rFonts w:ascii="David" w:hAnsi="David" w:cs="David"/>
                <w:rtl/>
              </w:rPr>
            </w:pPr>
            <w:ins w:id="435" w:author="אורן  ציפורה שור" w:date="2019-12-04T18:04:00Z">
              <w:r w:rsidRPr="007B29AD">
                <w:rPr>
                  <w:rFonts w:ascii="David" w:hAnsi="David" w:cs="David"/>
                  <w:rtl/>
                </w:rPr>
                <w:t>בכל מפה מוצג רעיון אחד מרכזי ואליו מקושרים רעיונות משנה</w:t>
              </w:r>
            </w:ins>
          </w:p>
        </w:tc>
        <w:tc>
          <w:tcPr>
            <w:tcW w:w="3597" w:type="dxa"/>
          </w:tcPr>
          <w:p w14:paraId="7501A3B9" w14:textId="28A6D8B2" w:rsidR="008D6567" w:rsidRDefault="008D6567" w:rsidP="008D6567">
            <w:pPr>
              <w:bidi/>
              <w:rPr>
                <w:ins w:id="436" w:author="אורן  ציפורה שור" w:date="2019-12-04T17:55:00Z"/>
                <w:rFonts w:ascii="David" w:hAnsi="David" w:cs="David"/>
                <w:rtl/>
              </w:rPr>
            </w:pPr>
            <w:ins w:id="437" w:author="אורן  ציפורה שור" w:date="2019-12-04T18:04:00Z">
              <w:r w:rsidRPr="007B29AD">
                <w:rPr>
                  <w:rFonts w:ascii="David" w:hAnsi="David" w:cs="David"/>
                  <w:rtl/>
                </w:rPr>
                <w:t xml:space="preserve">כל </w:t>
              </w:r>
              <w:r w:rsidRPr="007B29AD">
                <w:rPr>
                  <w:rFonts w:ascii="David" w:hAnsi="David" w:cs="David"/>
                </w:rPr>
                <w:t>task</w:t>
              </w:r>
              <w:r w:rsidRPr="007B29AD">
                <w:rPr>
                  <w:rFonts w:ascii="David" w:hAnsi="David" w:cs="David"/>
                  <w:rtl/>
                </w:rPr>
                <w:t xml:space="preserve"> מהווה מטרה/משימה שיש לבצע ובכך יכולים להיות כמה </w:t>
              </w:r>
              <w:r w:rsidRPr="007B29AD">
                <w:rPr>
                  <w:rFonts w:ascii="David" w:hAnsi="David" w:cs="David"/>
                </w:rPr>
                <w:t>tasks</w:t>
              </w:r>
              <w:r w:rsidRPr="007B29AD">
                <w:rPr>
                  <w:rFonts w:ascii="David" w:hAnsi="David" w:cs="David"/>
                  <w:rtl/>
                </w:rPr>
                <w:t xml:space="preserve"> במפה המתארים מטרות שונות</w:t>
              </w:r>
            </w:ins>
          </w:p>
        </w:tc>
      </w:tr>
    </w:tbl>
    <w:p w14:paraId="3978AF2D" w14:textId="77777777" w:rsidR="00394EE4" w:rsidRDefault="00394EE4">
      <w:pPr>
        <w:bidi/>
        <w:ind w:firstLine="720"/>
        <w:rPr>
          <w:ins w:id="438" w:author="אורן  ציפורה שור" w:date="2019-12-04T17:55:00Z"/>
          <w:rFonts w:ascii="David" w:hAnsi="David" w:cs="David"/>
          <w:rtl/>
        </w:rPr>
        <w:pPrChange w:id="439" w:author="אורן  ציפורה שור" w:date="2019-12-04T17:55:00Z">
          <w:pPr>
            <w:bidi/>
            <w:ind w:firstLine="720"/>
          </w:pPr>
        </w:pPrChange>
      </w:pPr>
    </w:p>
    <w:p w14:paraId="5B643A39" w14:textId="30D74A5F" w:rsidR="00BF51E4" w:rsidRPr="007B29AD" w:rsidDel="001768C8" w:rsidRDefault="00BF51E4">
      <w:pPr>
        <w:bidi/>
        <w:ind w:firstLine="720"/>
        <w:rPr>
          <w:del w:id="440" w:author="אורן  ציפורה שור" w:date="2019-12-04T18:13:00Z"/>
          <w:rFonts w:ascii="David" w:hAnsi="David" w:cs="David"/>
          <w:rtl/>
        </w:rPr>
        <w:pPrChange w:id="441" w:author="אורן  ציפורה שור" w:date="2019-12-04T17:55:00Z">
          <w:pPr>
            <w:bidi/>
            <w:ind w:firstLine="720"/>
          </w:pPr>
        </w:pPrChange>
      </w:pPr>
      <w:del w:id="442" w:author="אורן  ציפורה שור" w:date="2019-12-04T18:13:00Z">
        <w:r w:rsidRPr="007B29AD" w:rsidDel="001768C8">
          <w:rPr>
            <w:rFonts w:ascii="David" w:hAnsi="David" w:cs="David"/>
            <w:rtl/>
          </w:rPr>
          <w:delText xml:space="preserve">ההבדלים בין </w:delText>
        </w:r>
        <w:r w:rsidRPr="007B29AD" w:rsidDel="001768C8">
          <w:rPr>
            <w:rFonts w:ascii="David" w:hAnsi="David" w:cs="David"/>
          </w:rPr>
          <w:delText>ScholOnto ontology</w:delText>
        </w:r>
        <w:r w:rsidRPr="007B29AD" w:rsidDel="001768C8">
          <w:rPr>
            <w:rFonts w:ascii="David" w:hAnsi="David" w:cs="David"/>
            <w:rtl/>
          </w:rPr>
          <w:delText xml:space="preserve"> למערכת שלנו המבוססת על מפות </w:delText>
        </w:r>
        <w:r w:rsidRPr="007B29AD" w:rsidDel="001768C8">
          <w:rPr>
            <w:rFonts w:ascii="David" w:hAnsi="David" w:cs="David"/>
          </w:rPr>
          <w:delText>ME</w:delText>
        </w:r>
        <w:r w:rsidRPr="007B29AD" w:rsidDel="001768C8">
          <w:rPr>
            <w:rFonts w:ascii="David" w:hAnsi="David" w:cs="David"/>
            <w:rtl/>
          </w:rPr>
          <w:delText>:</w:delText>
        </w:r>
      </w:del>
    </w:p>
    <w:tbl>
      <w:tblPr>
        <w:tblStyle w:val="TableGrid"/>
        <w:bidiVisual/>
        <w:tblW w:w="0" w:type="auto"/>
        <w:tblInd w:w="720" w:type="dxa"/>
        <w:tblLook w:val="04A0" w:firstRow="1" w:lastRow="0" w:firstColumn="1" w:lastColumn="0" w:noHBand="0" w:noVBand="1"/>
      </w:tblPr>
      <w:tblGrid>
        <w:gridCol w:w="5039"/>
        <w:gridCol w:w="5031"/>
      </w:tblGrid>
      <w:tr w:rsidR="00BF51E4" w:rsidRPr="007B29AD" w:rsidDel="001768C8" w14:paraId="7F38BCB9" w14:textId="2085EFD2" w:rsidTr="00655BF3">
        <w:trPr>
          <w:del w:id="443" w:author="אורן  ציפורה שור" w:date="2019-12-04T18:13:00Z"/>
        </w:trPr>
        <w:tc>
          <w:tcPr>
            <w:tcW w:w="5039" w:type="dxa"/>
          </w:tcPr>
          <w:p w14:paraId="2F1A8B27" w14:textId="7E38CDE9" w:rsidR="00BF51E4" w:rsidRPr="007B29AD" w:rsidDel="001768C8" w:rsidRDefault="00BF51E4" w:rsidP="00AB2280">
            <w:pPr>
              <w:pStyle w:val="ListParagraph"/>
              <w:bidi/>
              <w:ind w:left="0"/>
              <w:jc w:val="center"/>
              <w:rPr>
                <w:del w:id="444" w:author="אורן  ציפורה שור" w:date="2019-12-04T18:13:00Z"/>
                <w:rFonts w:ascii="David" w:hAnsi="David" w:cs="David"/>
                <w:b/>
                <w:bCs/>
                <w:rtl/>
              </w:rPr>
            </w:pPr>
            <w:del w:id="445" w:author="אורן  ציפורה שור" w:date="2019-12-04T18:13:00Z">
              <w:r w:rsidRPr="007B29AD" w:rsidDel="001768C8">
                <w:rPr>
                  <w:rFonts w:ascii="David" w:hAnsi="David" w:cs="David"/>
                  <w:b/>
                  <w:bCs/>
                </w:rPr>
                <w:delText>ScholOnto ontology</w:delText>
              </w:r>
            </w:del>
          </w:p>
        </w:tc>
        <w:tc>
          <w:tcPr>
            <w:tcW w:w="5031" w:type="dxa"/>
          </w:tcPr>
          <w:p w14:paraId="285926F8" w14:textId="16D5BB7A" w:rsidR="00BF51E4" w:rsidRPr="007B29AD" w:rsidDel="001768C8" w:rsidRDefault="00BF51E4" w:rsidP="00AB2280">
            <w:pPr>
              <w:pStyle w:val="ListParagraph"/>
              <w:bidi/>
              <w:ind w:left="0"/>
              <w:jc w:val="center"/>
              <w:rPr>
                <w:del w:id="446" w:author="אורן  ציפורה שור" w:date="2019-12-04T18:13:00Z"/>
                <w:rFonts w:ascii="David" w:hAnsi="David" w:cs="David"/>
                <w:b/>
                <w:bCs/>
              </w:rPr>
            </w:pPr>
            <w:del w:id="447" w:author="אורן  ציפורה שור" w:date="2019-12-04T18:13:00Z">
              <w:r w:rsidRPr="007B29AD" w:rsidDel="001768C8">
                <w:rPr>
                  <w:rFonts w:ascii="David" w:hAnsi="David" w:cs="David"/>
                  <w:b/>
                  <w:bCs/>
                </w:rPr>
                <w:delText>ME-Maps</w:delText>
              </w:r>
            </w:del>
          </w:p>
        </w:tc>
      </w:tr>
      <w:tr w:rsidR="00BF51E4" w:rsidRPr="007B29AD" w:rsidDel="001768C8" w14:paraId="4CEF43C1" w14:textId="1C6B2F18" w:rsidTr="00655BF3">
        <w:trPr>
          <w:del w:id="448" w:author="אורן  ציפורה שור" w:date="2019-12-04T18:13:00Z"/>
        </w:trPr>
        <w:tc>
          <w:tcPr>
            <w:tcW w:w="5039" w:type="dxa"/>
          </w:tcPr>
          <w:p w14:paraId="3EAD1418" w14:textId="0B572F2C" w:rsidR="00BF51E4" w:rsidRPr="00394EE4" w:rsidDel="001768C8" w:rsidRDefault="00BF51E4" w:rsidP="00AB2280">
            <w:pPr>
              <w:pStyle w:val="ListParagraph"/>
              <w:bidi/>
              <w:ind w:left="0"/>
              <w:rPr>
                <w:del w:id="449" w:author="אורן  ציפורה שור" w:date="2019-12-04T18:13:00Z"/>
                <w:rFonts w:ascii="David" w:hAnsi="David" w:cs="David"/>
                <w:color w:val="FF0000"/>
                <w:rtl/>
                <w:rPrChange w:id="450" w:author="אורן  ציפורה שור" w:date="2019-12-04T17:57:00Z">
                  <w:rPr>
                    <w:del w:id="451" w:author="אורן  ציפורה שור" w:date="2019-12-04T18:13:00Z"/>
                    <w:rFonts w:ascii="David" w:hAnsi="David" w:cs="David"/>
                    <w:rtl/>
                  </w:rPr>
                </w:rPrChange>
              </w:rPr>
            </w:pPr>
            <w:del w:id="452" w:author="אורן  ציפורה שור" w:date="2019-12-04T18:13:00Z">
              <w:r w:rsidRPr="00394EE4" w:rsidDel="001768C8">
                <w:rPr>
                  <w:rFonts w:ascii="David" w:hAnsi="David" w:cs="David"/>
                  <w:color w:val="FF0000"/>
                  <w:rtl/>
                  <w:rPrChange w:id="453" w:author="אורן  ציפורה שור" w:date="2019-12-04T17:57:00Z">
                    <w:rPr>
                      <w:rFonts w:ascii="David" w:hAnsi="David" w:cs="David"/>
                      <w:rtl/>
                    </w:rPr>
                  </w:rPrChange>
                </w:rPr>
                <w:delText xml:space="preserve">אלמנט </w:delText>
              </w:r>
              <w:r w:rsidR="00AB2280" w:rsidRPr="00394EE4" w:rsidDel="001768C8">
                <w:rPr>
                  <w:rFonts w:ascii="David" w:hAnsi="David" w:cs="David"/>
                  <w:color w:val="FF0000"/>
                  <w:rtl/>
                  <w:rPrChange w:id="454" w:author="אורן  ציפורה שור" w:date="2019-12-04T17:57:00Z">
                    <w:rPr>
                      <w:rFonts w:ascii="David" w:hAnsi="David" w:cs="David"/>
                      <w:rtl/>
                    </w:rPr>
                  </w:rPrChange>
                </w:rPr>
                <w:delText>יחיד שמכיל בתוכו את כל המידע המתאר את הנושא המוצג – ע"מ להבין יותר על הנושא יש לקרוא את המידע המצורף</w:delText>
              </w:r>
            </w:del>
          </w:p>
        </w:tc>
        <w:tc>
          <w:tcPr>
            <w:tcW w:w="5031" w:type="dxa"/>
          </w:tcPr>
          <w:p w14:paraId="10E8C58C" w14:textId="510087EB" w:rsidR="00BF51E4" w:rsidRPr="00394EE4" w:rsidDel="001768C8" w:rsidRDefault="00BF51E4" w:rsidP="00BF51E4">
            <w:pPr>
              <w:pStyle w:val="ListParagraph"/>
              <w:bidi/>
              <w:ind w:left="0"/>
              <w:rPr>
                <w:del w:id="455" w:author="אורן  ציפורה שור" w:date="2019-12-04T18:13:00Z"/>
                <w:rFonts w:ascii="David" w:hAnsi="David" w:cs="David"/>
                <w:color w:val="FF0000"/>
                <w:rtl/>
                <w:rPrChange w:id="456" w:author="אורן  ציפורה שור" w:date="2019-12-04T17:57:00Z">
                  <w:rPr>
                    <w:del w:id="457" w:author="אורן  ציפורה שור" w:date="2019-12-04T18:13:00Z"/>
                    <w:rFonts w:ascii="David" w:hAnsi="David" w:cs="David"/>
                    <w:rtl/>
                  </w:rPr>
                </w:rPrChange>
              </w:rPr>
            </w:pPr>
            <w:del w:id="458" w:author="אורן  ציפורה שור" w:date="2019-12-04T18:13:00Z">
              <w:r w:rsidRPr="00394EE4" w:rsidDel="001768C8">
                <w:rPr>
                  <w:rFonts w:ascii="David" w:hAnsi="David" w:cs="David"/>
                  <w:color w:val="FF0000"/>
                  <w:rtl/>
                  <w:rPrChange w:id="459" w:author="אורן  ציפורה שור" w:date="2019-12-04T17:57:00Z">
                    <w:rPr>
                      <w:rFonts w:ascii="David" w:hAnsi="David" w:cs="David"/>
                      <w:rtl/>
                    </w:rPr>
                  </w:rPrChange>
                </w:rPr>
                <w:delText>י</w:delText>
              </w:r>
              <w:r w:rsidR="00AB2280" w:rsidRPr="00394EE4" w:rsidDel="001768C8">
                <w:rPr>
                  <w:rFonts w:ascii="David" w:hAnsi="David" w:cs="David"/>
                  <w:color w:val="FF0000"/>
                  <w:rtl/>
                  <w:rPrChange w:id="460" w:author="אורן  ציפורה שור" w:date="2019-12-04T17:57:00Z">
                    <w:rPr>
                      <w:rFonts w:ascii="David" w:hAnsi="David" w:cs="David"/>
                      <w:rtl/>
                    </w:rPr>
                  </w:rPrChange>
                </w:rPr>
                <w:delText xml:space="preserve">שנם כמה סוגי אלמנטים המציגים את המידע על הנושא בצורה יותר נגישה – </w:delText>
              </w:r>
              <w:r w:rsidR="00AB2280" w:rsidRPr="00394EE4" w:rsidDel="001768C8">
                <w:rPr>
                  <w:rFonts w:ascii="David" w:hAnsi="David" w:cs="David"/>
                  <w:color w:val="FF0000"/>
                  <w:rPrChange w:id="461" w:author="אורן  ציפורה שור" w:date="2019-12-04T17:57:00Z">
                    <w:rPr>
                      <w:rFonts w:ascii="David" w:hAnsi="David" w:cs="David"/>
                    </w:rPr>
                  </w:rPrChange>
                </w:rPr>
                <w:delText>task</w:delText>
              </w:r>
              <w:r w:rsidR="00AB2280" w:rsidRPr="00394EE4" w:rsidDel="001768C8">
                <w:rPr>
                  <w:rFonts w:ascii="David" w:hAnsi="David" w:cs="David"/>
                  <w:color w:val="FF0000"/>
                  <w:rtl/>
                  <w:rPrChange w:id="462" w:author="אורן  ציפורה שור" w:date="2019-12-04T17:57:00Z">
                    <w:rPr>
                      <w:rFonts w:ascii="David" w:hAnsi="David" w:cs="David"/>
                      <w:rtl/>
                    </w:rPr>
                  </w:rPrChange>
                </w:rPr>
                <w:delText xml:space="preserve"> המציג את הנושא הרחב ו- </w:delText>
              </w:r>
              <w:r w:rsidR="00AB2280" w:rsidRPr="00394EE4" w:rsidDel="001768C8">
                <w:rPr>
                  <w:rFonts w:ascii="David" w:hAnsi="David" w:cs="David"/>
                  <w:color w:val="FF0000"/>
                  <w:rPrChange w:id="463" w:author="אורן  ציפורה שור" w:date="2019-12-04T17:57:00Z">
                    <w:rPr>
                      <w:rFonts w:ascii="David" w:hAnsi="David" w:cs="David"/>
                    </w:rPr>
                  </w:rPrChange>
                </w:rPr>
                <w:delText>qualities</w:delText>
              </w:r>
              <w:r w:rsidR="00AB2280" w:rsidRPr="00394EE4" w:rsidDel="001768C8">
                <w:rPr>
                  <w:rFonts w:ascii="David" w:hAnsi="David" w:cs="David"/>
                  <w:color w:val="FF0000"/>
                  <w:rtl/>
                  <w:rPrChange w:id="464" w:author="אורן  ציפורה שור" w:date="2019-12-04T17:57:00Z">
                    <w:rPr>
                      <w:rFonts w:ascii="David" w:hAnsi="David" w:cs="David"/>
                      <w:rtl/>
                    </w:rPr>
                  </w:rPrChange>
                </w:rPr>
                <w:delText xml:space="preserve"> המאפיינים את הנושא.</w:delText>
              </w:r>
            </w:del>
          </w:p>
        </w:tc>
      </w:tr>
      <w:tr w:rsidR="00BF51E4" w:rsidRPr="007B29AD" w:rsidDel="001768C8" w14:paraId="3ECD243E" w14:textId="2146E163" w:rsidTr="00655BF3">
        <w:trPr>
          <w:del w:id="465" w:author="אורן  ציפורה שור" w:date="2019-12-04T18:13:00Z"/>
        </w:trPr>
        <w:tc>
          <w:tcPr>
            <w:tcW w:w="5039" w:type="dxa"/>
          </w:tcPr>
          <w:p w14:paraId="12073049" w14:textId="243411C6" w:rsidR="00BF51E4" w:rsidRPr="00394EE4" w:rsidDel="001768C8" w:rsidRDefault="00655BF3" w:rsidP="00BF51E4">
            <w:pPr>
              <w:pStyle w:val="ListParagraph"/>
              <w:bidi/>
              <w:ind w:left="0"/>
              <w:rPr>
                <w:del w:id="466" w:author="אורן  ציפורה שור" w:date="2019-12-04T18:13:00Z"/>
                <w:rFonts w:ascii="David" w:hAnsi="David" w:cs="David"/>
                <w:color w:val="FF0000"/>
                <w:rtl/>
                <w:rPrChange w:id="467" w:author="אורן  ציפורה שור" w:date="2019-12-04T18:00:00Z">
                  <w:rPr>
                    <w:del w:id="468" w:author="אורן  ציפורה שור" w:date="2019-12-04T18:13:00Z"/>
                    <w:rFonts w:ascii="David" w:hAnsi="David" w:cs="David"/>
                    <w:rtl/>
                  </w:rPr>
                </w:rPrChange>
              </w:rPr>
            </w:pPr>
            <w:del w:id="469" w:author="אורן  ציפורה שור" w:date="2019-12-04T18:13:00Z">
              <w:r w:rsidRPr="00394EE4" w:rsidDel="001768C8">
                <w:rPr>
                  <w:rFonts w:ascii="David" w:hAnsi="David" w:cs="David"/>
                  <w:color w:val="FF0000"/>
                  <w:rtl/>
                  <w:rPrChange w:id="470" w:author="אורן  ציפורה שור" w:date="2019-12-04T18:00:00Z">
                    <w:rPr>
                      <w:rFonts w:ascii="David" w:hAnsi="David" w:cs="David"/>
                      <w:rtl/>
                    </w:rPr>
                  </w:rPrChange>
                </w:rPr>
                <w:delText>כל אלמנט (</w:delText>
              </w:r>
              <w:r w:rsidRPr="00394EE4" w:rsidDel="001768C8">
                <w:rPr>
                  <w:rFonts w:ascii="David" w:hAnsi="David" w:cs="David"/>
                  <w:color w:val="FF0000"/>
                  <w:rPrChange w:id="471" w:author="אורן  ציפורה שור" w:date="2019-12-04T18:00:00Z">
                    <w:rPr>
                      <w:rFonts w:ascii="David" w:hAnsi="David" w:cs="David"/>
                    </w:rPr>
                  </w:rPrChange>
                </w:rPr>
                <w:delText>claim</w:delText>
              </w:r>
              <w:r w:rsidRPr="00394EE4" w:rsidDel="001768C8">
                <w:rPr>
                  <w:rFonts w:ascii="David" w:hAnsi="David" w:cs="David"/>
                  <w:color w:val="FF0000"/>
                  <w:rtl/>
                  <w:rPrChange w:id="472" w:author="אורן  ציפורה שור" w:date="2019-12-04T18:00:00Z">
                    <w:rPr>
                      <w:rFonts w:ascii="David" w:hAnsi="David" w:cs="David"/>
                      <w:rtl/>
                    </w:rPr>
                  </w:rPrChange>
                </w:rPr>
                <w:delText>) מקושר למאמר מסוים והקישורים בין האלמנטים מבוססים על קשר בין המאמרים בלבד</w:delText>
              </w:r>
            </w:del>
          </w:p>
        </w:tc>
        <w:tc>
          <w:tcPr>
            <w:tcW w:w="5031" w:type="dxa"/>
          </w:tcPr>
          <w:p w14:paraId="38D42CF2" w14:textId="604DBC8A" w:rsidR="00BF51E4" w:rsidRPr="00394EE4" w:rsidDel="001768C8" w:rsidRDefault="00655BF3">
            <w:pPr>
              <w:pStyle w:val="ListParagraph"/>
              <w:bidi/>
              <w:ind w:left="0"/>
              <w:rPr>
                <w:del w:id="473" w:author="אורן  ציפורה שור" w:date="2019-12-04T18:13:00Z"/>
                <w:rFonts w:ascii="David" w:hAnsi="David" w:cs="David"/>
                <w:color w:val="FF0000"/>
                <w:rtl/>
                <w:rPrChange w:id="474" w:author="אורן  ציפורה שור" w:date="2019-12-04T18:00:00Z">
                  <w:rPr>
                    <w:del w:id="475" w:author="אורן  ציפורה שור" w:date="2019-12-04T18:13:00Z"/>
                    <w:rFonts w:ascii="David" w:hAnsi="David" w:cs="David"/>
                    <w:rtl/>
                  </w:rPr>
                </w:rPrChange>
              </w:rPr>
              <w:pPrChange w:id="476" w:author="אורן  ציפורה שור" w:date="2019-12-04T17:58:00Z">
                <w:pPr>
                  <w:pStyle w:val="ListParagraph"/>
                  <w:bidi/>
                  <w:ind w:left="0"/>
                </w:pPr>
              </w:pPrChange>
            </w:pPr>
            <w:del w:id="477" w:author="אורן  ציפורה שור" w:date="2019-12-04T18:13:00Z">
              <w:r w:rsidRPr="00394EE4" w:rsidDel="001768C8">
                <w:rPr>
                  <w:rFonts w:ascii="David" w:hAnsi="David" w:cs="David"/>
                  <w:color w:val="FF0000"/>
                  <w:rtl/>
                  <w:rPrChange w:id="478" w:author="אורן  ציפורה שור" w:date="2019-12-04T18:00:00Z">
                    <w:rPr>
                      <w:rFonts w:ascii="David" w:hAnsi="David" w:cs="David"/>
                      <w:rtl/>
                    </w:rPr>
                  </w:rPrChange>
                </w:rPr>
                <w:delText xml:space="preserve">ניתן לקשר בין אלמנטים שונים לא רק על בסיס קשר בין המאמרים הקשורים. לדוגמא ניתן לחבר בין </w:delText>
              </w:r>
              <w:r w:rsidRPr="00394EE4" w:rsidDel="001768C8">
                <w:rPr>
                  <w:rFonts w:ascii="David" w:hAnsi="David" w:cs="David"/>
                  <w:color w:val="FF0000"/>
                  <w:rPrChange w:id="479" w:author="אורן  ציפורה שור" w:date="2019-12-04T18:00:00Z">
                    <w:rPr>
                      <w:rFonts w:ascii="David" w:hAnsi="David" w:cs="David"/>
                    </w:rPr>
                  </w:rPrChange>
                </w:rPr>
                <w:delText>task</w:delText>
              </w:r>
              <w:r w:rsidRPr="00394EE4" w:rsidDel="001768C8">
                <w:rPr>
                  <w:rFonts w:ascii="David" w:hAnsi="David" w:cs="David"/>
                  <w:color w:val="FF0000"/>
                  <w:rtl/>
                  <w:rPrChange w:id="480" w:author="אורן  ציפורה שור" w:date="2019-12-04T18:00:00Z">
                    <w:rPr>
                      <w:rFonts w:ascii="David" w:hAnsi="David" w:cs="David"/>
                      <w:rtl/>
                    </w:rPr>
                  </w:rPrChange>
                </w:rPr>
                <w:delText xml:space="preserve"> המקושר למאמר מסוים לבין </w:delText>
              </w:r>
              <w:r w:rsidRPr="00394EE4" w:rsidDel="001768C8">
                <w:rPr>
                  <w:rFonts w:ascii="David" w:hAnsi="David" w:cs="David"/>
                  <w:color w:val="FF0000"/>
                  <w:rPrChange w:id="481" w:author="אורן  ציפורה שור" w:date="2019-12-04T18:00:00Z">
                    <w:rPr>
                      <w:rFonts w:ascii="David" w:hAnsi="David" w:cs="David"/>
                    </w:rPr>
                  </w:rPrChange>
                </w:rPr>
                <w:delText>quality</w:delText>
              </w:r>
              <w:r w:rsidRPr="00394EE4" w:rsidDel="001768C8">
                <w:rPr>
                  <w:rFonts w:ascii="David" w:hAnsi="David" w:cs="David"/>
                  <w:color w:val="FF0000"/>
                  <w:rtl/>
                  <w:rPrChange w:id="482" w:author="אורן  ציפורה שור" w:date="2019-12-04T18:00:00Z">
                    <w:rPr>
                      <w:rFonts w:ascii="David" w:hAnsi="David" w:cs="David"/>
                      <w:rtl/>
                    </w:rPr>
                  </w:rPrChange>
                </w:rPr>
                <w:delText xml:space="preserve"> המתאר את אותו ה- </w:delText>
              </w:r>
              <w:r w:rsidRPr="00394EE4" w:rsidDel="001768C8">
                <w:rPr>
                  <w:rFonts w:ascii="David" w:hAnsi="David" w:cs="David"/>
                  <w:color w:val="FF0000"/>
                  <w:rPrChange w:id="483" w:author="אורן  ציפורה שור" w:date="2019-12-04T18:00:00Z">
                    <w:rPr>
                      <w:rFonts w:ascii="David" w:hAnsi="David" w:cs="David"/>
                    </w:rPr>
                  </w:rPrChange>
                </w:rPr>
                <w:delText>task</w:delText>
              </w:r>
              <w:r w:rsidRPr="00394EE4" w:rsidDel="001768C8">
                <w:rPr>
                  <w:rFonts w:ascii="David" w:hAnsi="David" w:cs="David"/>
                  <w:color w:val="FF0000"/>
                  <w:rtl/>
                  <w:rPrChange w:id="484" w:author="אורן  ציפורה שור" w:date="2019-12-04T18:00:00Z">
                    <w:rPr>
                      <w:rFonts w:ascii="David" w:hAnsi="David" w:cs="David"/>
                      <w:rtl/>
                    </w:rPr>
                  </w:rPrChange>
                </w:rPr>
                <w:delText xml:space="preserve"> ולא </w:delText>
              </w:r>
            </w:del>
            <w:del w:id="485" w:author="אורן  ציפורה שור" w:date="2019-12-04T17:58:00Z">
              <w:r w:rsidRPr="00394EE4" w:rsidDel="00394EE4">
                <w:rPr>
                  <w:rFonts w:ascii="David" w:hAnsi="David" w:cs="David"/>
                  <w:color w:val="FF0000"/>
                  <w:rtl/>
                  <w:rPrChange w:id="486" w:author="אורן  ציפורה שור" w:date="2019-12-04T18:00:00Z">
                    <w:rPr>
                      <w:rFonts w:ascii="David" w:hAnsi="David" w:cs="David"/>
                      <w:rtl/>
                    </w:rPr>
                  </w:rPrChange>
                </w:rPr>
                <w:delText xml:space="preserve">על סמך </w:delText>
              </w:r>
            </w:del>
            <w:del w:id="487" w:author="אורן  ציפורה שור" w:date="2019-12-04T18:13:00Z">
              <w:r w:rsidRPr="00394EE4" w:rsidDel="001768C8">
                <w:rPr>
                  <w:rFonts w:ascii="David" w:hAnsi="David" w:cs="David"/>
                  <w:color w:val="FF0000"/>
                  <w:rtl/>
                  <w:rPrChange w:id="488" w:author="אורן  ציפורה שור" w:date="2019-12-04T18:00:00Z">
                    <w:rPr>
                      <w:rFonts w:ascii="David" w:hAnsi="David" w:cs="David"/>
                      <w:rtl/>
                    </w:rPr>
                  </w:rPrChange>
                </w:rPr>
                <w:delText>מאמר אחר</w:delText>
              </w:r>
            </w:del>
          </w:p>
        </w:tc>
      </w:tr>
    </w:tbl>
    <w:p w14:paraId="5EF440AE" w14:textId="77777777" w:rsidR="00BF51E4" w:rsidRPr="007B29AD" w:rsidDel="00394EE4" w:rsidRDefault="00BF51E4" w:rsidP="00BF51E4">
      <w:pPr>
        <w:pStyle w:val="ListParagraph"/>
        <w:bidi/>
        <w:rPr>
          <w:del w:id="489" w:author="אורן  ציפורה שור" w:date="2019-12-04T17:55:00Z"/>
          <w:rFonts w:ascii="David" w:hAnsi="David" w:cs="David"/>
        </w:rPr>
      </w:pPr>
    </w:p>
    <w:p w14:paraId="5B622B1A" w14:textId="77777777" w:rsidR="009065E5" w:rsidRPr="007B29AD" w:rsidDel="00394EE4" w:rsidRDefault="009065E5" w:rsidP="009065E5">
      <w:pPr>
        <w:pStyle w:val="ListParagraph"/>
        <w:bidi/>
        <w:rPr>
          <w:del w:id="490" w:author="אורן  ציפורה שור" w:date="2019-12-04T17:55:00Z"/>
          <w:rFonts w:ascii="David" w:hAnsi="David" w:cs="David"/>
        </w:rPr>
      </w:pPr>
    </w:p>
    <w:p w14:paraId="601C60C1" w14:textId="10A455DB" w:rsidR="009065E5" w:rsidRPr="007B29AD" w:rsidDel="00394EE4" w:rsidRDefault="009065E5">
      <w:pPr>
        <w:rPr>
          <w:del w:id="491" w:author="אורן  ציפורה שור" w:date="2019-12-04T17:54:00Z"/>
          <w:rFonts w:ascii="David" w:hAnsi="David" w:cs="David"/>
        </w:rPr>
      </w:pPr>
      <w:del w:id="492" w:author="אורן  ציפורה שור" w:date="2019-12-04T17:55:00Z">
        <w:r w:rsidRPr="007B29AD" w:rsidDel="00394EE4">
          <w:rPr>
            <w:rFonts w:ascii="David" w:hAnsi="David" w:cs="David"/>
          </w:rPr>
          <w:br w:type="page"/>
        </w:r>
      </w:del>
    </w:p>
    <w:p w14:paraId="3BB8C3ED" w14:textId="48C7AF1E" w:rsidR="009065E5" w:rsidRPr="007B29AD" w:rsidDel="00394EE4" w:rsidRDefault="009065E5">
      <w:pPr>
        <w:rPr>
          <w:del w:id="493" w:author="אורן  ציפורה שור" w:date="2019-12-04T17:54:00Z"/>
          <w:rFonts w:ascii="David" w:hAnsi="David" w:cs="David"/>
          <w:b/>
          <w:bCs/>
        </w:rPr>
        <w:pPrChange w:id="494" w:author="אורן  ציפורה שור" w:date="2019-12-04T17:54:00Z">
          <w:pPr>
            <w:pStyle w:val="ListParagraph"/>
            <w:numPr>
              <w:numId w:val="1"/>
            </w:numPr>
            <w:bidi/>
            <w:ind w:left="1080" w:hanging="360"/>
          </w:pPr>
        </w:pPrChange>
      </w:pPr>
      <w:del w:id="495" w:author="אורן  ציפורה שור" w:date="2019-12-04T17:54:00Z">
        <w:r w:rsidRPr="007B29AD" w:rsidDel="00394EE4">
          <w:rPr>
            <w:rFonts w:ascii="David" w:hAnsi="David" w:cs="David"/>
            <w:b/>
            <w:bCs/>
          </w:rPr>
          <w:delText>Mind maps</w:delText>
        </w:r>
        <w:r w:rsidRPr="007B29AD" w:rsidDel="00394EE4">
          <w:rPr>
            <w:rFonts w:ascii="David" w:hAnsi="David" w:cs="David"/>
            <w:b/>
            <w:bCs/>
            <w:rtl/>
          </w:rPr>
          <w:delText xml:space="preserve">: </w:delText>
        </w:r>
      </w:del>
    </w:p>
    <w:p w14:paraId="3A411F95" w14:textId="75FD842A" w:rsidR="00EB36AC" w:rsidRPr="007B29AD" w:rsidDel="00394EE4" w:rsidRDefault="00454B7F">
      <w:pPr>
        <w:rPr>
          <w:del w:id="496" w:author="אורן  ציפורה שור" w:date="2019-12-04T17:54:00Z"/>
          <w:moveFrom w:id="497" w:author="אורן  ציפורה שור" w:date="2019-12-04T17:41:00Z"/>
          <w:rFonts w:ascii="David" w:hAnsi="David" w:cs="David"/>
          <w:b/>
          <w:bCs/>
        </w:rPr>
        <w:pPrChange w:id="498" w:author="אורן  ציפורה שור" w:date="2019-12-04T17:54:00Z">
          <w:pPr>
            <w:pStyle w:val="ListParagraph"/>
            <w:bidi/>
            <w:ind w:left="1080"/>
          </w:pPr>
        </w:pPrChange>
      </w:pPr>
      <w:del w:id="499" w:author="אורן  ציפורה שור" w:date="2019-12-04T17:54:00Z">
        <w:r w:rsidDel="00394EE4">
          <w:fldChar w:fldCharType="begin"/>
        </w:r>
        <w:r w:rsidDel="00394EE4">
          <w:delInstrText xml:space="preserve"> HYPERLINK "https://app.mindmapmaker.org/" \l "m:new" </w:delInstrText>
        </w:r>
        <w:r w:rsidDel="00394EE4">
          <w:fldChar w:fldCharType="separate"/>
        </w:r>
        <w:r w:rsidR="00EB36AC" w:rsidRPr="007B29AD" w:rsidDel="00394EE4">
          <w:rPr>
            <w:rStyle w:val="Hyperlink"/>
            <w:rFonts w:ascii="David" w:hAnsi="David" w:cs="David"/>
          </w:rPr>
          <w:delText>https://app.mindmapmaker.org/#m:new</w:delText>
        </w:r>
        <w:r w:rsidDel="00394EE4">
          <w:rPr>
            <w:rStyle w:val="Hyperlink"/>
            <w:rFonts w:ascii="David" w:hAnsi="David" w:cs="David"/>
          </w:rPr>
          <w:fldChar w:fldCharType="end"/>
        </w:r>
      </w:del>
      <w:moveFromRangeStart w:id="500" w:author="אורן  ציפורה שור" w:date="2019-12-04T17:41:00Z" w:name="move26373723"/>
    </w:p>
    <w:p w14:paraId="6F6571B7" w14:textId="150BEE59" w:rsidR="00E174D3" w:rsidRPr="007B29AD" w:rsidDel="00394EE4" w:rsidRDefault="00E174D3">
      <w:pPr>
        <w:rPr>
          <w:del w:id="501" w:author="אורן  ציפורה שור" w:date="2019-12-04T17:54:00Z"/>
          <w:rFonts w:ascii="David" w:hAnsi="David" w:cs="David"/>
          <w:rtl/>
        </w:rPr>
        <w:pPrChange w:id="502" w:author="אורן  ציפורה שור" w:date="2019-12-04T17:54:00Z">
          <w:pPr>
            <w:pStyle w:val="ListParagraph"/>
            <w:bidi/>
          </w:pPr>
        </w:pPrChange>
      </w:pPr>
      <w:moveFrom w:id="503" w:author="אורן  ציפורה שור" w:date="2019-12-04T17:41:00Z">
        <w:del w:id="504" w:author="אורן  ציפורה שור" w:date="2019-12-04T17:54:00Z">
          <w:r w:rsidRPr="007B29AD" w:rsidDel="00394EE4">
            <w:rPr>
              <w:rFonts w:ascii="David" w:hAnsi="David" w:cs="David"/>
              <w:rtl/>
            </w:rPr>
            <w:delText>דיאגרמה לארגון מידע בצורה וויזואלית. הצגה היררכית של קשרים בין רכיבים המרכבים שלם מסוים, לרוב עוסקות בנושא אחד המופיע במרכז המפה. רעיונות משמעותיים מחוברים ישירות לרעיון המרכזי ורעיונות נוספים מחוברים אליהם.</w:delText>
          </w:r>
        </w:del>
      </w:moveFrom>
      <w:moveFromRangeEnd w:id="500"/>
    </w:p>
    <w:p w14:paraId="21C86A79" w14:textId="0006A7A6" w:rsidR="00E174D3" w:rsidRPr="007B29AD" w:rsidDel="00394EE4" w:rsidRDefault="00E174D3">
      <w:pPr>
        <w:rPr>
          <w:del w:id="505" w:author="אורן  ציפורה שור" w:date="2019-12-04T17:54:00Z"/>
          <w:rFonts w:ascii="David" w:hAnsi="David" w:cs="David"/>
        </w:rPr>
        <w:pPrChange w:id="506" w:author="אורן  ציפורה שור" w:date="2019-12-04T17:54:00Z">
          <w:pPr>
            <w:pStyle w:val="ListParagraph"/>
            <w:bidi/>
          </w:pPr>
        </w:pPrChange>
      </w:pPr>
    </w:p>
    <w:p w14:paraId="20A97A80" w14:textId="1A5A368A" w:rsidR="009065E5" w:rsidRPr="007B29AD" w:rsidDel="00394EE4" w:rsidRDefault="009065E5">
      <w:pPr>
        <w:rPr>
          <w:del w:id="507" w:author="אורן  ציפורה שור" w:date="2019-12-04T17:54:00Z"/>
          <w:rFonts w:ascii="David" w:hAnsi="David" w:cs="David"/>
          <w:rtl/>
        </w:rPr>
        <w:pPrChange w:id="508" w:author="אורן  ציפורה שור" w:date="2019-12-04T17:54:00Z">
          <w:pPr>
            <w:pStyle w:val="ListParagraph"/>
            <w:bidi/>
          </w:pPr>
        </w:pPrChange>
      </w:pPr>
    </w:p>
    <w:p w14:paraId="20CD5279" w14:textId="11EB1E8F" w:rsidR="00E174D3" w:rsidRPr="007B29AD" w:rsidDel="00394EE4" w:rsidRDefault="00E174D3">
      <w:pPr>
        <w:rPr>
          <w:del w:id="509" w:author="אורן  ציפורה שור" w:date="2019-12-04T17:54:00Z"/>
          <w:rFonts w:ascii="David" w:hAnsi="David" w:cs="David"/>
        </w:rPr>
        <w:pPrChange w:id="510" w:author="אורן  ציפורה שור" w:date="2019-12-04T17:54:00Z">
          <w:pPr>
            <w:pStyle w:val="ListParagraph"/>
            <w:bidi/>
          </w:pPr>
        </w:pPrChange>
      </w:pPr>
      <w:del w:id="511" w:author="אורן  ציפורה שור" w:date="2019-12-04T17:54:00Z">
        <w:r w:rsidRPr="007B29AD" w:rsidDel="00394EE4">
          <w:rPr>
            <w:rFonts w:ascii="David" w:hAnsi="David" w:cs="David"/>
          </w:rPr>
          <w:br/>
        </w:r>
      </w:del>
    </w:p>
    <w:p w14:paraId="7FE1BADA" w14:textId="77777777" w:rsidR="00E174D3" w:rsidRPr="007B29AD" w:rsidDel="00394EE4" w:rsidRDefault="00E174D3" w:rsidP="00E174D3">
      <w:pPr>
        <w:pStyle w:val="ListParagraph"/>
        <w:bidi/>
        <w:rPr>
          <w:del w:id="512" w:author="אורן  ציפורה שור" w:date="2019-12-04T17:54:00Z"/>
          <w:rFonts w:ascii="David" w:hAnsi="David" w:cs="David"/>
        </w:rPr>
      </w:pPr>
    </w:p>
    <w:p w14:paraId="11CA47AA" w14:textId="77777777" w:rsidR="00E174D3" w:rsidRPr="007B29AD" w:rsidDel="00394EE4" w:rsidRDefault="00E174D3" w:rsidP="00E174D3">
      <w:pPr>
        <w:pStyle w:val="ListParagraph"/>
        <w:bidi/>
        <w:rPr>
          <w:del w:id="513" w:author="אורן  ציפורה שור" w:date="2019-12-04T17:54:00Z"/>
          <w:rFonts w:ascii="David" w:hAnsi="David" w:cs="David"/>
        </w:rPr>
      </w:pPr>
    </w:p>
    <w:p w14:paraId="182C1203" w14:textId="77777777" w:rsidR="00E174D3" w:rsidRPr="007B29AD" w:rsidDel="00394EE4" w:rsidRDefault="00E174D3" w:rsidP="00E174D3">
      <w:pPr>
        <w:pStyle w:val="ListParagraph"/>
        <w:bidi/>
        <w:rPr>
          <w:del w:id="514" w:author="אורן  ציפורה שור" w:date="2019-12-04T17:54:00Z"/>
          <w:rFonts w:ascii="David" w:hAnsi="David" w:cs="David"/>
        </w:rPr>
      </w:pPr>
    </w:p>
    <w:p w14:paraId="6DBBBAFA" w14:textId="77777777" w:rsidR="00E174D3" w:rsidRPr="007B29AD" w:rsidDel="00394EE4" w:rsidRDefault="00E174D3" w:rsidP="00E174D3">
      <w:pPr>
        <w:pStyle w:val="ListParagraph"/>
        <w:bidi/>
        <w:rPr>
          <w:del w:id="515" w:author="אורן  ציפורה שור" w:date="2019-12-04T17:54:00Z"/>
          <w:rFonts w:ascii="David" w:hAnsi="David" w:cs="David"/>
        </w:rPr>
      </w:pPr>
    </w:p>
    <w:p w14:paraId="56010A5F" w14:textId="77777777" w:rsidR="00E174D3" w:rsidRPr="007B29AD" w:rsidDel="00394EE4" w:rsidRDefault="00E174D3" w:rsidP="00E174D3">
      <w:pPr>
        <w:pStyle w:val="ListParagraph"/>
        <w:bidi/>
        <w:rPr>
          <w:del w:id="516" w:author="אורן  ציפורה שור" w:date="2019-12-04T17:54:00Z"/>
          <w:rFonts w:ascii="David" w:hAnsi="David" w:cs="David"/>
        </w:rPr>
      </w:pPr>
    </w:p>
    <w:p w14:paraId="00F7BA9A" w14:textId="77777777" w:rsidR="00E174D3" w:rsidRPr="007B29AD" w:rsidDel="00394EE4" w:rsidRDefault="00E174D3" w:rsidP="00E174D3">
      <w:pPr>
        <w:pStyle w:val="ListParagraph"/>
        <w:bidi/>
        <w:rPr>
          <w:del w:id="517" w:author="אורן  ציפורה שור" w:date="2019-12-04T17:54:00Z"/>
          <w:rFonts w:ascii="David" w:hAnsi="David" w:cs="David"/>
        </w:rPr>
      </w:pPr>
    </w:p>
    <w:p w14:paraId="3ABE627D" w14:textId="52C7DFF3" w:rsidR="00E174D3" w:rsidRPr="00394EE4" w:rsidDel="00394EE4" w:rsidRDefault="00E174D3">
      <w:pPr>
        <w:rPr>
          <w:del w:id="518" w:author="אורן  ציפורה שור" w:date="2019-12-04T17:54:00Z"/>
          <w:rFonts w:ascii="David" w:hAnsi="David" w:cs="David"/>
          <w:rPrChange w:id="519" w:author="אורן  ציפורה שור" w:date="2019-12-04T17:54:00Z">
            <w:rPr>
              <w:del w:id="520" w:author="אורן  ציפורה שור" w:date="2019-12-04T17:54:00Z"/>
            </w:rPr>
          </w:rPrChange>
        </w:rPr>
        <w:pPrChange w:id="521" w:author="אורן  ציפורה שור" w:date="2019-12-04T17:54:00Z">
          <w:pPr>
            <w:pStyle w:val="ListParagraph"/>
            <w:bidi/>
          </w:pPr>
        </w:pPrChange>
      </w:pPr>
    </w:p>
    <w:p w14:paraId="34D52643" w14:textId="58E756A0" w:rsidR="00E174D3" w:rsidRPr="007B29AD" w:rsidDel="00394EE4" w:rsidRDefault="00E174D3" w:rsidP="00E174D3">
      <w:pPr>
        <w:pStyle w:val="ListParagraph"/>
        <w:bidi/>
        <w:rPr>
          <w:del w:id="522" w:author="אורן  ציפורה שור" w:date="2019-12-04T17:54:00Z"/>
          <w:rFonts w:ascii="David" w:hAnsi="David" w:cs="David"/>
        </w:rPr>
      </w:pPr>
    </w:p>
    <w:p w14:paraId="702996E7" w14:textId="3DF320CD" w:rsidR="00E174D3" w:rsidDel="00394EE4" w:rsidRDefault="00E174D3" w:rsidP="00E174D3">
      <w:pPr>
        <w:pStyle w:val="ListParagraph"/>
        <w:bidi/>
        <w:rPr>
          <w:del w:id="523" w:author="אורן  ציפורה שור" w:date="2019-12-04T17:54:00Z"/>
          <w:rFonts w:ascii="David" w:hAnsi="David" w:cs="David"/>
          <w:rtl/>
        </w:rPr>
      </w:pPr>
    </w:p>
    <w:p w14:paraId="068F0F76" w14:textId="333E28CC" w:rsidR="00853346" w:rsidDel="00394EE4" w:rsidRDefault="00853346" w:rsidP="00853346">
      <w:pPr>
        <w:pStyle w:val="ListParagraph"/>
        <w:bidi/>
        <w:rPr>
          <w:del w:id="524" w:author="אורן  ציפורה שור" w:date="2019-12-04T17:54:00Z"/>
          <w:rFonts w:ascii="David" w:hAnsi="David" w:cs="David"/>
          <w:rtl/>
        </w:rPr>
      </w:pPr>
    </w:p>
    <w:p w14:paraId="3950D8F1" w14:textId="0B7E5BD9" w:rsidR="00853346" w:rsidRPr="00394EE4" w:rsidDel="00394EE4" w:rsidRDefault="00853346">
      <w:pPr>
        <w:bidi/>
        <w:rPr>
          <w:del w:id="525" w:author="אורן  ציפורה שור" w:date="2019-12-04T17:55:00Z"/>
          <w:rFonts w:ascii="David" w:hAnsi="David" w:cs="David"/>
          <w:rtl/>
          <w:rPrChange w:id="526" w:author="אורן  ציפורה שור" w:date="2019-12-04T17:54:00Z">
            <w:rPr>
              <w:del w:id="527" w:author="אורן  ציפורה שור" w:date="2019-12-04T17:55:00Z"/>
              <w:rtl/>
            </w:rPr>
          </w:rPrChange>
        </w:rPr>
        <w:pPrChange w:id="528" w:author="אורן  ציפורה שור" w:date="2019-12-04T17:54:00Z">
          <w:pPr>
            <w:pStyle w:val="ListParagraph"/>
            <w:bidi/>
          </w:pPr>
        </w:pPrChange>
      </w:pPr>
    </w:p>
    <w:p w14:paraId="6D9F5C6E" w14:textId="374151FB" w:rsidR="00853346" w:rsidRPr="007B29AD" w:rsidDel="001768C8" w:rsidRDefault="00853346">
      <w:pPr>
        <w:bidi/>
        <w:ind w:firstLine="720"/>
        <w:rPr>
          <w:del w:id="529" w:author="אורן  ציפורה שור" w:date="2019-12-04T18:13:00Z"/>
          <w:rFonts w:ascii="David" w:hAnsi="David" w:cs="David"/>
        </w:rPr>
        <w:pPrChange w:id="530" w:author="אורן  ציפורה שור" w:date="2019-12-04T17:55:00Z">
          <w:pPr>
            <w:bidi/>
            <w:ind w:firstLine="720"/>
          </w:pPr>
        </w:pPrChange>
      </w:pPr>
      <w:del w:id="531" w:author="אורן  ציפורה שור" w:date="2019-12-04T17:55:00Z">
        <w:r w:rsidRPr="007B29AD" w:rsidDel="00394EE4">
          <w:rPr>
            <w:rFonts w:ascii="David" w:hAnsi="David" w:cs="David"/>
            <w:rtl/>
          </w:rPr>
          <w:delText xml:space="preserve">ההבדלים בין </w:delText>
        </w:r>
        <w:r w:rsidRPr="007B29AD" w:rsidDel="00394EE4">
          <w:rPr>
            <w:rFonts w:ascii="David" w:hAnsi="David" w:cs="David"/>
          </w:rPr>
          <w:delText>ScholOnto ontology</w:delText>
        </w:r>
        <w:r w:rsidRPr="007B29AD" w:rsidDel="00394EE4">
          <w:rPr>
            <w:rFonts w:ascii="David" w:hAnsi="David" w:cs="David"/>
            <w:rtl/>
          </w:rPr>
          <w:delText xml:space="preserve"> למערכת שלנו המבוססת על מפות </w:delText>
        </w:r>
        <w:r w:rsidRPr="007B29AD" w:rsidDel="00394EE4">
          <w:rPr>
            <w:rFonts w:ascii="David" w:hAnsi="David" w:cs="David"/>
          </w:rPr>
          <w:delText>ME</w:delText>
        </w:r>
        <w:r w:rsidRPr="007B29AD" w:rsidDel="00394EE4">
          <w:rPr>
            <w:rFonts w:ascii="David" w:hAnsi="David" w:cs="David"/>
            <w:rtl/>
          </w:rPr>
          <w:delText>:</w:delText>
        </w:r>
      </w:del>
    </w:p>
    <w:tbl>
      <w:tblPr>
        <w:tblStyle w:val="TableGrid"/>
        <w:bidiVisual/>
        <w:tblW w:w="0" w:type="auto"/>
        <w:tblInd w:w="720" w:type="dxa"/>
        <w:tblLook w:val="04A0" w:firstRow="1" w:lastRow="0" w:firstColumn="1" w:lastColumn="0" w:noHBand="0" w:noVBand="1"/>
      </w:tblPr>
      <w:tblGrid>
        <w:gridCol w:w="5024"/>
        <w:gridCol w:w="5046"/>
      </w:tblGrid>
      <w:tr w:rsidR="00E174D3" w:rsidRPr="007B29AD" w:rsidDel="001768C8" w14:paraId="46542520" w14:textId="13D77E37" w:rsidTr="00655BF3">
        <w:trPr>
          <w:del w:id="532" w:author="אורן  ציפורה שור" w:date="2019-12-04T18:13:00Z"/>
        </w:trPr>
        <w:tc>
          <w:tcPr>
            <w:tcW w:w="5395" w:type="dxa"/>
          </w:tcPr>
          <w:p w14:paraId="15A9E1B9" w14:textId="02C0FBC3" w:rsidR="00E174D3" w:rsidRPr="007B29AD" w:rsidDel="001768C8" w:rsidRDefault="00E174D3" w:rsidP="00E174D3">
            <w:pPr>
              <w:pStyle w:val="ListParagraph"/>
              <w:bidi/>
              <w:ind w:left="0"/>
              <w:jc w:val="center"/>
              <w:rPr>
                <w:del w:id="533" w:author="אורן  ציפורה שור" w:date="2019-12-04T18:13:00Z"/>
                <w:rFonts w:ascii="David" w:hAnsi="David" w:cs="David"/>
                <w:b/>
                <w:bCs/>
              </w:rPr>
            </w:pPr>
            <w:del w:id="534" w:author="אורן  ציפורה שור" w:date="2019-12-04T18:13:00Z">
              <w:r w:rsidRPr="007B29AD" w:rsidDel="001768C8">
                <w:rPr>
                  <w:rFonts w:ascii="David" w:hAnsi="David" w:cs="David"/>
                  <w:b/>
                  <w:bCs/>
                </w:rPr>
                <w:delText>Mind maps</w:delText>
              </w:r>
            </w:del>
          </w:p>
        </w:tc>
        <w:tc>
          <w:tcPr>
            <w:tcW w:w="5395" w:type="dxa"/>
          </w:tcPr>
          <w:p w14:paraId="31453021" w14:textId="1B57D6C8" w:rsidR="00E174D3" w:rsidRPr="007B29AD" w:rsidDel="001768C8" w:rsidRDefault="00E174D3" w:rsidP="00E174D3">
            <w:pPr>
              <w:pStyle w:val="ListParagraph"/>
              <w:bidi/>
              <w:ind w:left="0"/>
              <w:jc w:val="center"/>
              <w:rPr>
                <w:del w:id="535" w:author="אורן  ציפורה שור" w:date="2019-12-04T18:13:00Z"/>
                <w:rFonts w:ascii="David" w:hAnsi="David" w:cs="David"/>
                <w:b/>
                <w:bCs/>
                <w:rtl/>
              </w:rPr>
            </w:pPr>
            <w:del w:id="536" w:author="אורן  ציפורה שור" w:date="2019-12-04T18:13:00Z">
              <w:r w:rsidRPr="007B29AD" w:rsidDel="001768C8">
                <w:rPr>
                  <w:rFonts w:ascii="David" w:hAnsi="David" w:cs="David"/>
                  <w:b/>
                  <w:bCs/>
                </w:rPr>
                <w:delText>ME maps</w:delText>
              </w:r>
            </w:del>
          </w:p>
        </w:tc>
      </w:tr>
      <w:tr w:rsidR="00E174D3" w:rsidRPr="007B29AD" w:rsidDel="001768C8" w14:paraId="5CF9194D" w14:textId="0BCB2768" w:rsidTr="00655BF3">
        <w:trPr>
          <w:del w:id="537" w:author="אורן  ציפורה שור" w:date="2019-12-04T18:13:00Z"/>
        </w:trPr>
        <w:tc>
          <w:tcPr>
            <w:tcW w:w="5395" w:type="dxa"/>
          </w:tcPr>
          <w:p w14:paraId="25210CE0" w14:textId="74871958" w:rsidR="00E174D3" w:rsidRPr="00394EE4" w:rsidDel="001768C8" w:rsidRDefault="00E174D3" w:rsidP="00E174D3">
            <w:pPr>
              <w:pStyle w:val="ListParagraph"/>
              <w:bidi/>
              <w:ind w:left="0"/>
              <w:rPr>
                <w:del w:id="538" w:author="אורן  ציפורה שור" w:date="2019-12-04T18:13:00Z"/>
                <w:rFonts w:ascii="David" w:hAnsi="David" w:cs="David"/>
                <w:color w:val="FF0000"/>
                <w:rtl/>
                <w:rPrChange w:id="539" w:author="אורן  ציפורה שור" w:date="2019-12-04T18:00:00Z">
                  <w:rPr>
                    <w:del w:id="540" w:author="אורן  ציפורה שור" w:date="2019-12-04T18:13:00Z"/>
                    <w:rFonts w:ascii="David" w:hAnsi="David" w:cs="David"/>
                    <w:rtl/>
                  </w:rPr>
                </w:rPrChange>
              </w:rPr>
            </w:pPr>
            <w:del w:id="541" w:author="אורן  ציפורה שור" w:date="2019-12-04T18:13:00Z">
              <w:r w:rsidRPr="00394EE4" w:rsidDel="001768C8">
                <w:rPr>
                  <w:rFonts w:ascii="David" w:hAnsi="David" w:cs="David"/>
                  <w:color w:val="FF0000"/>
                  <w:rtl/>
                  <w:rPrChange w:id="542" w:author="אורן  ציפורה שור" w:date="2019-12-04T18:00:00Z">
                    <w:rPr>
                      <w:rFonts w:ascii="David" w:hAnsi="David" w:cs="David"/>
                      <w:rtl/>
                    </w:rPr>
                  </w:rPrChange>
                </w:rPr>
                <w:delText>המפה משמשת להרח</w:delText>
              </w:r>
              <w:r w:rsidR="007F20CF" w:rsidRPr="00394EE4" w:rsidDel="001768C8">
                <w:rPr>
                  <w:rFonts w:ascii="David" w:hAnsi="David" w:cs="David"/>
                  <w:color w:val="FF0000"/>
                  <w:rtl/>
                  <w:rPrChange w:id="543" w:author="אורן  ציפורה שור" w:date="2019-12-04T18:00:00Z">
                    <w:rPr>
                      <w:rFonts w:ascii="David" w:hAnsi="David" w:cs="David"/>
                      <w:rtl/>
                    </w:rPr>
                  </w:rPrChange>
                </w:rPr>
                <w:delText>ב</w:delText>
              </w:r>
              <w:r w:rsidRPr="00394EE4" w:rsidDel="001768C8">
                <w:rPr>
                  <w:rFonts w:ascii="David" w:hAnsi="David" w:cs="David"/>
                  <w:color w:val="FF0000"/>
                  <w:rtl/>
                  <w:rPrChange w:id="544" w:author="אורן  ציפורה שור" w:date="2019-12-04T18:00:00Z">
                    <w:rPr>
                      <w:rFonts w:ascii="David" w:hAnsi="David" w:cs="David"/>
                      <w:rtl/>
                    </w:rPr>
                  </w:rPrChange>
                </w:rPr>
                <w:delText>ת הידע על נושא מסוים</w:delText>
              </w:r>
            </w:del>
          </w:p>
        </w:tc>
        <w:tc>
          <w:tcPr>
            <w:tcW w:w="5395" w:type="dxa"/>
          </w:tcPr>
          <w:p w14:paraId="7FF7B574" w14:textId="377B2F1C" w:rsidR="00E174D3" w:rsidRPr="00394EE4" w:rsidDel="001768C8" w:rsidRDefault="007F20CF" w:rsidP="00E174D3">
            <w:pPr>
              <w:pStyle w:val="ListParagraph"/>
              <w:bidi/>
              <w:ind w:left="0"/>
              <w:rPr>
                <w:del w:id="545" w:author="אורן  ציפורה שור" w:date="2019-12-04T18:13:00Z"/>
                <w:rFonts w:ascii="David" w:hAnsi="David" w:cs="David"/>
                <w:color w:val="FF0000"/>
                <w:rtl/>
                <w:rPrChange w:id="546" w:author="אורן  ציפורה שור" w:date="2019-12-04T18:00:00Z">
                  <w:rPr>
                    <w:del w:id="547" w:author="אורן  ציפורה שור" w:date="2019-12-04T18:13:00Z"/>
                    <w:rFonts w:ascii="David" w:hAnsi="David" w:cs="David"/>
                    <w:rtl/>
                  </w:rPr>
                </w:rPrChange>
              </w:rPr>
            </w:pPr>
            <w:del w:id="548" w:author="אורן  ציפורה שור" w:date="2019-12-04T18:13:00Z">
              <w:r w:rsidRPr="00394EE4" w:rsidDel="001768C8">
                <w:rPr>
                  <w:rFonts w:ascii="David" w:hAnsi="David" w:cs="David"/>
                  <w:color w:val="FF0000"/>
                  <w:rtl/>
                  <w:rPrChange w:id="549" w:author="אורן  ציפורה שור" w:date="2019-12-04T18:00:00Z">
                    <w:rPr>
                      <w:rFonts w:ascii="David" w:hAnsi="David" w:cs="David"/>
                      <w:rtl/>
                    </w:rPr>
                  </w:rPrChange>
                </w:rPr>
                <w:delText>המפה משמשת למציאת פתרון לבעיה מסוימת</w:delText>
              </w:r>
            </w:del>
          </w:p>
        </w:tc>
      </w:tr>
      <w:tr w:rsidR="00E174D3" w:rsidRPr="007B29AD" w:rsidDel="001768C8" w14:paraId="40841B0A" w14:textId="357E90D7" w:rsidTr="00655BF3">
        <w:trPr>
          <w:del w:id="550" w:author="אורן  ציפורה שור" w:date="2019-12-04T18:13:00Z"/>
        </w:trPr>
        <w:tc>
          <w:tcPr>
            <w:tcW w:w="5395" w:type="dxa"/>
          </w:tcPr>
          <w:p w14:paraId="5B4C8A0B" w14:textId="7F4070FB" w:rsidR="00E174D3" w:rsidRPr="00394EE4" w:rsidDel="001768C8" w:rsidRDefault="007F20CF" w:rsidP="00E174D3">
            <w:pPr>
              <w:pStyle w:val="ListParagraph"/>
              <w:bidi/>
              <w:ind w:left="0"/>
              <w:rPr>
                <w:del w:id="551" w:author="אורן  ציפורה שור" w:date="2019-12-04T18:13:00Z"/>
                <w:rFonts w:ascii="David" w:hAnsi="David" w:cs="David"/>
                <w:color w:val="FF0000"/>
                <w:rtl/>
                <w:rPrChange w:id="552" w:author="אורן  ציפורה שור" w:date="2019-12-04T17:57:00Z">
                  <w:rPr>
                    <w:del w:id="553" w:author="אורן  ציפורה שור" w:date="2019-12-04T18:13:00Z"/>
                    <w:rFonts w:ascii="David" w:hAnsi="David" w:cs="David"/>
                    <w:rtl/>
                  </w:rPr>
                </w:rPrChange>
              </w:rPr>
            </w:pPr>
            <w:del w:id="554" w:author="אורן  ציפורה שור" w:date="2019-12-04T18:13:00Z">
              <w:r w:rsidRPr="00394EE4" w:rsidDel="001768C8">
                <w:rPr>
                  <w:rFonts w:ascii="David" w:hAnsi="David" w:cs="David"/>
                  <w:color w:val="FF0000"/>
                  <w:rtl/>
                  <w:rPrChange w:id="555" w:author="אורן  ציפורה שור" w:date="2019-12-04T17:57:00Z">
                    <w:rPr>
                      <w:rFonts w:ascii="David" w:hAnsi="David" w:cs="David"/>
                      <w:rtl/>
                    </w:rPr>
                  </w:rPrChange>
                </w:rPr>
                <w:delText>כלי ויזואלי בלבד, אין אפשרות לקישור למקורות ידע נוספים</w:delText>
              </w:r>
            </w:del>
          </w:p>
        </w:tc>
        <w:tc>
          <w:tcPr>
            <w:tcW w:w="5395" w:type="dxa"/>
          </w:tcPr>
          <w:p w14:paraId="2258B77E" w14:textId="76F5244D" w:rsidR="00E174D3" w:rsidRPr="007B29AD" w:rsidDel="001768C8" w:rsidRDefault="007F20CF" w:rsidP="00E174D3">
            <w:pPr>
              <w:pStyle w:val="ListParagraph"/>
              <w:bidi/>
              <w:ind w:left="0"/>
              <w:rPr>
                <w:del w:id="556" w:author="אורן  ציפורה שור" w:date="2019-12-04T18:13:00Z"/>
                <w:rFonts w:ascii="David" w:hAnsi="David" w:cs="David"/>
                <w:rtl/>
              </w:rPr>
            </w:pPr>
            <w:del w:id="557" w:author="אורן  ציפורה שור" w:date="2019-12-04T18:13:00Z">
              <w:r w:rsidRPr="00394EE4" w:rsidDel="001768C8">
                <w:rPr>
                  <w:rFonts w:ascii="David" w:hAnsi="David" w:cs="David"/>
                  <w:color w:val="FF0000"/>
                  <w:rtl/>
                  <w:rPrChange w:id="558" w:author="אורן  ציפורה שור" w:date="2019-12-04T17:58:00Z">
                    <w:rPr>
                      <w:rFonts w:ascii="David" w:hAnsi="David" w:cs="David"/>
                      <w:rtl/>
                    </w:rPr>
                  </w:rPrChange>
                </w:rPr>
                <w:delText>כל אלמנט במפה ניתן לקישור למאמרים/ דפי מידע נוספים</w:delText>
              </w:r>
            </w:del>
          </w:p>
        </w:tc>
      </w:tr>
      <w:tr w:rsidR="00E174D3" w:rsidRPr="007B29AD" w:rsidDel="001768C8" w14:paraId="0520AA0D" w14:textId="00E29B5A" w:rsidTr="00655BF3">
        <w:trPr>
          <w:del w:id="559" w:author="אורן  ציפורה שור" w:date="2019-12-04T18:13:00Z"/>
        </w:trPr>
        <w:tc>
          <w:tcPr>
            <w:tcW w:w="5395" w:type="dxa"/>
          </w:tcPr>
          <w:p w14:paraId="270E264D" w14:textId="08A6368B" w:rsidR="00E174D3" w:rsidRPr="007B29AD" w:rsidDel="001768C8" w:rsidRDefault="007F20CF" w:rsidP="00E174D3">
            <w:pPr>
              <w:pStyle w:val="ListParagraph"/>
              <w:bidi/>
              <w:ind w:left="0"/>
              <w:rPr>
                <w:del w:id="560" w:author="אורן  ציפורה שור" w:date="2019-12-04T18:13:00Z"/>
                <w:rFonts w:ascii="David" w:hAnsi="David" w:cs="David"/>
                <w:rtl/>
              </w:rPr>
            </w:pPr>
            <w:del w:id="561" w:author="אורן  ציפורה שור" w:date="2019-12-04T18:13:00Z">
              <w:r w:rsidRPr="007B29AD" w:rsidDel="001768C8">
                <w:rPr>
                  <w:rFonts w:ascii="David" w:hAnsi="David" w:cs="David"/>
                  <w:rtl/>
                </w:rPr>
                <w:delText>בכל מפה מוצג רעיון אחד מרכזי ואליו מקושרים רעיונות משנה</w:delText>
              </w:r>
            </w:del>
          </w:p>
        </w:tc>
        <w:tc>
          <w:tcPr>
            <w:tcW w:w="5395" w:type="dxa"/>
          </w:tcPr>
          <w:p w14:paraId="64E01F61" w14:textId="39DD7BC9" w:rsidR="00E174D3" w:rsidRPr="007B29AD" w:rsidDel="001768C8" w:rsidRDefault="007F20CF" w:rsidP="00E174D3">
            <w:pPr>
              <w:pStyle w:val="ListParagraph"/>
              <w:bidi/>
              <w:ind w:left="0"/>
              <w:rPr>
                <w:del w:id="562" w:author="אורן  ציפורה שור" w:date="2019-12-04T18:13:00Z"/>
                <w:rFonts w:ascii="David" w:hAnsi="David" w:cs="David"/>
                <w:rtl/>
              </w:rPr>
            </w:pPr>
            <w:del w:id="563" w:author="אורן  ציפורה שור" w:date="2019-12-04T18:13:00Z">
              <w:r w:rsidRPr="007B29AD" w:rsidDel="001768C8">
                <w:rPr>
                  <w:rFonts w:ascii="David" w:hAnsi="David" w:cs="David"/>
                  <w:rtl/>
                </w:rPr>
                <w:delText xml:space="preserve">כל </w:delText>
              </w:r>
              <w:r w:rsidRPr="007B29AD" w:rsidDel="001768C8">
                <w:rPr>
                  <w:rFonts w:ascii="David" w:hAnsi="David" w:cs="David"/>
                </w:rPr>
                <w:delText>task</w:delText>
              </w:r>
              <w:r w:rsidRPr="007B29AD" w:rsidDel="001768C8">
                <w:rPr>
                  <w:rFonts w:ascii="David" w:hAnsi="David" w:cs="David"/>
                  <w:rtl/>
                </w:rPr>
                <w:delText xml:space="preserve"> מהווה מטרה/משימה שיש לבצע ובכך יכולים להיות כמה </w:delText>
              </w:r>
              <w:r w:rsidRPr="007B29AD" w:rsidDel="001768C8">
                <w:rPr>
                  <w:rFonts w:ascii="David" w:hAnsi="David" w:cs="David"/>
                </w:rPr>
                <w:delText>tasks</w:delText>
              </w:r>
              <w:r w:rsidRPr="007B29AD" w:rsidDel="001768C8">
                <w:rPr>
                  <w:rFonts w:ascii="David" w:hAnsi="David" w:cs="David"/>
                  <w:rtl/>
                </w:rPr>
                <w:delText xml:space="preserve"> במפה המתארים מטרות שונות</w:delText>
              </w:r>
            </w:del>
          </w:p>
        </w:tc>
      </w:tr>
      <w:tr w:rsidR="00E174D3" w:rsidRPr="007B29AD" w:rsidDel="001768C8" w14:paraId="72D8B4BC" w14:textId="3D17E88C" w:rsidTr="00655BF3">
        <w:trPr>
          <w:del w:id="564" w:author="אורן  ציפורה שור" w:date="2019-12-04T18:13:00Z"/>
        </w:trPr>
        <w:tc>
          <w:tcPr>
            <w:tcW w:w="5395" w:type="dxa"/>
          </w:tcPr>
          <w:p w14:paraId="51287815" w14:textId="04C968C5" w:rsidR="00E174D3" w:rsidRPr="007B29AD" w:rsidDel="001768C8" w:rsidRDefault="007F20CF" w:rsidP="00D01E93">
            <w:pPr>
              <w:pStyle w:val="ListParagraph"/>
              <w:bidi/>
              <w:ind w:left="0"/>
              <w:rPr>
                <w:del w:id="565" w:author="אורן  ציפורה שור" w:date="2019-12-04T18:13:00Z"/>
                <w:rFonts w:ascii="David" w:hAnsi="David" w:cs="David"/>
                <w:rtl/>
              </w:rPr>
            </w:pPr>
            <w:del w:id="566" w:author="אורן  ציפורה שור" w:date="2019-12-04T18:13:00Z">
              <w:r w:rsidRPr="007B29AD" w:rsidDel="001768C8">
                <w:rPr>
                  <w:rFonts w:ascii="David" w:hAnsi="David" w:cs="David"/>
                  <w:rtl/>
                </w:rPr>
                <w:delText>אין מודל</w:delText>
              </w:r>
              <w:r w:rsidR="00D01E93" w:rsidRPr="007B29AD" w:rsidDel="001768C8">
                <w:rPr>
                  <w:rFonts w:ascii="David" w:hAnsi="David" w:cs="David"/>
                  <w:rtl/>
                </w:rPr>
                <w:delText xml:space="preserve"> מוגדר</w:delText>
              </w:r>
              <w:r w:rsidRPr="007B29AD" w:rsidDel="001768C8">
                <w:rPr>
                  <w:rFonts w:ascii="David" w:hAnsi="David" w:cs="David"/>
                  <w:rtl/>
                </w:rPr>
                <w:delText xml:space="preserve"> </w:delText>
              </w:r>
              <w:r w:rsidR="00655BF3" w:rsidRPr="007B29AD" w:rsidDel="001768C8">
                <w:rPr>
                  <w:rFonts w:ascii="David" w:hAnsi="David" w:cs="David"/>
                  <w:rtl/>
                </w:rPr>
                <w:delText xml:space="preserve">ועל כן </w:delText>
              </w:r>
              <w:r w:rsidR="00D01E93" w:rsidRPr="007B29AD" w:rsidDel="001768C8">
                <w:rPr>
                  <w:rFonts w:ascii="David" w:hAnsi="David" w:cs="David"/>
                  <w:rtl/>
                </w:rPr>
                <w:delText>כל האלמנטים במפה מסוג אחד ומתארים קשר היררכי בלבד</w:delText>
              </w:r>
            </w:del>
          </w:p>
        </w:tc>
        <w:tc>
          <w:tcPr>
            <w:tcW w:w="5395" w:type="dxa"/>
          </w:tcPr>
          <w:p w14:paraId="1893A2C9" w14:textId="5A02EBAB" w:rsidR="00E174D3" w:rsidRPr="007B29AD" w:rsidDel="001768C8" w:rsidRDefault="007F20CF" w:rsidP="00E174D3">
            <w:pPr>
              <w:pStyle w:val="ListParagraph"/>
              <w:bidi/>
              <w:ind w:left="0"/>
              <w:rPr>
                <w:del w:id="567" w:author="אורן  ציפורה שור" w:date="2019-12-04T18:13:00Z"/>
                <w:rFonts w:ascii="David" w:hAnsi="David" w:cs="David"/>
                <w:rtl/>
              </w:rPr>
            </w:pPr>
            <w:del w:id="568" w:author="אורן  ציפורה שור" w:date="2019-12-04T18:13:00Z">
              <w:r w:rsidRPr="007B29AD" w:rsidDel="001768C8">
                <w:rPr>
                  <w:rFonts w:ascii="David" w:hAnsi="David" w:cs="David"/>
                  <w:rtl/>
                </w:rPr>
                <w:delText>ישנו מודל מוגדר ופורמלי</w:delText>
              </w:r>
              <w:r w:rsidR="00655BF3" w:rsidRPr="007B29AD" w:rsidDel="001768C8">
                <w:rPr>
                  <w:rFonts w:ascii="David" w:hAnsi="David" w:cs="David"/>
                  <w:rtl/>
                </w:rPr>
                <w:delText>, בו ישנם</w:delText>
              </w:r>
              <w:r w:rsidR="00D01E93" w:rsidRPr="007B29AD" w:rsidDel="001768C8">
                <w:rPr>
                  <w:rFonts w:ascii="David" w:hAnsi="David" w:cs="David"/>
                  <w:rtl/>
                </w:rPr>
                <w:delText xml:space="preserve"> אלמנטים מסוגים שונים המגדירים את הקשרים השונים בין הרעיונות</w:delText>
              </w:r>
            </w:del>
          </w:p>
        </w:tc>
      </w:tr>
    </w:tbl>
    <w:p w14:paraId="7E9A8794" w14:textId="59410C23" w:rsidR="00E174D3" w:rsidDel="001768C8" w:rsidRDefault="00E174D3" w:rsidP="007F20CF">
      <w:pPr>
        <w:bidi/>
        <w:rPr>
          <w:ins w:id="569" w:author="Arnon Sturm" w:date="2019-12-03T19:24:00Z"/>
          <w:del w:id="570" w:author="אורן  ציפורה שור" w:date="2019-12-04T18:13:00Z"/>
          <w:rFonts w:ascii="David" w:hAnsi="David" w:cs="David"/>
          <w:rtl/>
        </w:rPr>
      </w:pPr>
    </w:p>
    <w:p w14:paraId="09503F91" w14:textId="2F7B8D48" w:rsidR="00B53348" w:rsidDel="001768C8" w:rsidRDefault="00B53348" w:rsidP="00B53348">
      <w:pPr>
        <w:bidi/>
        <w:rPr>
          <w:ins w:id="571" w:author="Arnon Sturm" w:date="2019-12-03T19:24:00Z"/>
          <w:del w:id="572" w:author="אורן  ציפורה שור" w:date="2019-12-04T18:13:00Z"/>
          <w:rFonts w:ascii="David" w:hAnsi="David" w:cs="David"/>
          <w:rtl/>
        </w:rPr>
      </w:pPr>
    </w:p>
    <w:p w14:paraId="66A34875" w14:textId="77777777" w:rsidR="00B53348" w:rsidRPr="007B29AD" w:rsidRDefault="00B53348" w:rsidP="00B53348">
      <w:pPr>
        <w:bidi/>
        <w:rPr>
          <w:rFonts w:ascii="David" w:hAnsi="David" w:cs="David"/>
          <w:rtl/>
        </w:rPr>
      </w:pPr>
      <w:commentRangeStart w:id="573"/>
      <w:ins w:id="574" w:author="Arnon Sturm" w:date="2019-12-03T19:24:00Z">
        <w:r>
          <w:rPr>
            <w:rFonts w:ascii="David" w:hAnsi="David" w:cs="David" w:hint="cs"/>
          </w:rPr>
          <w:t>XX</w:t>
        </w:r>
        <w:commentRangeEnd w:id="573"/>
        <w:r>
          <w:rPr>
            <w:rStyle w:val="CommentReference"/>
            <w:rtl/>
          </w:rPr>
          <w:commentReference w:id="573"/>
        </w:r>
      </w:ins>
    </w:p>
    <w:p w14:paraId="17785E19" w14:textId="77777777" w:rsidR="001768C8" w:rsidRPr="002675C9" w:rsidRDefault="001768C8" w:rsidP="001768C8">
      <w:pPr>
        <w:pStyle w:val="ListParagraph"/>
        <w:numPr>
          <w:ilvl w:val="0"/>
          <w:numId w:val="6"/>
        </w:numPr>
        <w:bidi/>
        <w:rPr>
          <w:ins w:id="575" w:author="אורן  ציפורה שור" w:date="2019-12-04T18:19:00Z"/>
          <w:rFonts w:ascii="Calibri" w:hAnsi="Calibri" w:cs="Calibri"/>
        </w:rPr>
      </w:pPr>
      <w:commentRangeStart w:id="576"/>
      <w:ins w:id="577" w:author="אורן  ציפורה שור" w:date="2019-12-04T18:19:00Z">
        <w:r w:rsidRPr="002675C9">
          <w:rPr>
            <w:rFonts w:ascii="David" w:hAnsi="David" w:cs="David"/>
            <w:rtl/>
          </w:rPr>
          <w:t>סקירת</w:t>
        </w:r>
        <w:commentRangeEnd w:id="576"/>
        <w:r>
          <w:rPr>
            <w:rStyle w:val="CommentReference"/>
            <w:rtl/>
          </w:rPr>
          <w:commentReference w:id="576"/>
        </w:r>
        <w:r w:rsidRPr="002675C9">
          <w:rPr>
            <w:rFonts w:ascii="David" w:hAnsi="David" w:cs="David"/>
            <w:rtl/>
          </w:rPr>
          <w:t xml:space="preserve"> טכנולוגיות רלוונטיות: </w:t>
        </w:r>
      </w:ins>
    </w:p>
    <w:p w14:paraId="7FBEAC43" w14:textId="77777777" w:rsidR="001768C8" w:rsidRDefault="001768C8" w:rsidP="001768C8">
      <w:pPr>
        <w:pStyle w:val="ListParagraph"/>
        <w:numPr>
          <w:ilvl w:val="0"/>
          <w:numId w:val="10"/>
        </w:numPr>
        <w:bidi/>
        <w:rPr>
          <w:ins w:id="578" w:author="אורן  ציפורה שור" w:date="2019-12-04T18:19:00Z"/>
          <w:rFonts w:ascii="Calibri" w:hAnsi="Calibri" w:cs="Calibri"/>
        </w:rPr>
      </w:pPr>
      <w:ins w:id="579" w:author="אורן  ציפורה שור" w:date="2019-12-04T18:19:00Z">
        <w:r>
          <w:rPr>
            <w:rFonts w:ascii="Calibri" w:hAnsi="Calibri" w:cs="Times New Roman" w:hint="cs"/>
            <w:rtl/>
          </w:rPr>
          <w:t>עבור ה</w:t>
        </w:r>
        <w:r>
          <w:rPr>
            <w:rFonts w:ascii="Calibri" w:hAnsi="Calibri" w:cs="Calibri"/>
          </w:rPr>
          <w:t>backend</w:t>
        </w:r>
        <w:r>
          <w:rPr>
            <w:rFonts w:ascii="Calibri" w:hAnsi="Calibri" w:cs="Times New Roman" w:hint="cs"/>
            <w:rtl/>
          </w:rPr>
          <w:t xml:space="preserve"> נבחר ב</w:t>
        </w:r>
        <w:r>
          <w:rPr>
            <w:rFonts w:ascii="Calibri" w:hAnsi="Calibri" w:cs="Calibri"/>
          </w:rPr>
          <w:t>NodeJS</w:t>
        </w:r>
        <w:r>
          <w:rPr>
            <w:rFonts w:ascii="Calibri" w:hAnsi="Calibri" w:cs="Calibri" w:hint="cs"/>
            <w:rtl/>
          </w:rPr>
          <w:t xml:space="preserve"> </w:t>
        </w:r>
        <w:r>
          <w:rPr>
            <w:rFonts w:ascii="Calibri" w:hAnsi="Calibri" w:cs="Calibri"/>
            <w:rtl/>
          </w:rPr>
          <w:t>–</w:t>
        </w:r>
        <w:r>
          <w:rPr>
            <w:rFonts w:ascii="Calibri" w:hAnsi="Calibri" w:cs="Times New Roman" w:hint="cs"/>
            <w:rtl/>
          </w:rPr>
          <w:t xml:space="preserve"> פלטפורמה להרצת קוד </w:t>
        </w:r>
        <w:r>
          <w:rPr>
            <w:rFonts w:ascii="Calibri" w:hAnsi="Calibri" w:cs="Calibri"/>
          </w:rPr>
          <w:t>JavaScript</w:t>
        </w:r>
        <w:r>
          <w:rPr>
            <w:rFonts w:ascii="Calibri" w:hAnsi="Calibri" w:cs="Times New Roman" w:hint="cs"/>
            <w:rtl/>
          </w:rPr>
          <w:t xml:space="preserve"> מחוץ לדפדפן</w:t>
        </w:r>
        <w:r>
          <w:rPr>
            <w:rFonts w:ascii="Calibri" w:hAnsi="Calibri" w:cs="Calibri" w:hint="cs"/>
            <w:rtl/>
          </w:rPr>
          <w:t xml:space="preserve">, </w:t>
        </w:r>
        <w:r>
          <w:rPr>
            <w:rFonts w:ascii="Calibri" w:hAnsi="Calibri" w:cs="Times New Roman" w:hint="cs"/>
            <w:rtl/>
          </w:rPr>
          <w:t>קוד פתוח</w:t>
        </w:r>
        <w:r>
          <w:rPr>
            <w:rFonts w:ascii="Calibri" w:hAnsi="Calibri" w:cs="Calibri" w:hint="cs"/>
            <w:rtl/>
          </w:rPr>
          <w:t xml:space="preserve">, </w:t>
        </w:r>
        <w:r>
          <w:rPr>
            <w:rFonts w:ascii="Calibri" w:hAnsi="Calibri" w:cs="Times New Roman" w:hint="cs"/>
            <w:rtl/>
          </w:rPr>
          <w:t>מאפשרת התמודדות עם מספר רב של מחוברים במקביל</w:t>
        </w:r>
        <w:r>
          <w:rPr>
            <w:rFonts w:ascii="Calibri" w:hAnsi="Calibri" w:cs="Calibri" w:hint="cs"/>
            <w:rtl/>
          </w:rPr>
          <w:t xml:space="preserve">. </w:t>
        </w:r>
        <w:r>
          <w:rPr>
            <w:rFonts w:ascii="Calibri" w:hAnsi="Calibri" w:cs="Times New Roman" w:hint="cs"/>
            <w:rtl/>
          </w:rPr>
          <w:t xml:space="preserve">השפה מבוססת </w:t>
        </w:r>
        <w:r>
          <w:rPr>
            <w:rFonts w:ascii="Calibri" w:hAnsi="Calibri" w:cs="Calibri" w:hint="cs"/>
          </w:rPr>
          <w:t>JS</w:t>
        </w:r>
        <w:r>
          <w:rPr>
            <w:rFonts w:ascii="Calibri" w:hAnsi="Calibri" w:cs="Times New Roman" w:hint="cs"/>
            <w:rtl/>
          </w:rPr>
          <w:t xml:space="preserve"> מה שמאפשר עבודה בשפה זהה גם ב</w:t>
        </w:r>
        <w:r>
          <w:rPr>
            <w:rFonts w:ascii="Calibri" w:hAnsi="Calibri" w:cs="Calibri" w:hint="cs"/>
            <w:rtl/>
          </w:rPr>
          <w:t xml:space="preserve">- </w:t>
        </w:r>
        <w:r>
          <w:rPr>
            <w:rFonts w:ascii="Calibri" w:hAnsi="Calibri" w:cs="Calibri"/>
          </w:rPr>
          <w:t>front end</w:t>
        </w:r>
        <w:r>
          <w:rPr>
            <w:rFonts w:ascii="Calibri" w:hAnsi="Calibri" w:cs="Calibri" w:hint="cs"/>
            <w:rtl/>
          </w:rPr>
          <w:t>.</w:t>
        </w:r>
      </w:ins>
    </w:p>
    <w:p w14:paraId="50E3759C" w14:textId="77777777" w:rsidR="001768C8" w:rsidRDefault="001768C8" w:rsidP="001768C8">
      <w:pPr>
        <w:pStyle w:val="ListParagraph"/>
        <w:bidi/>
        <w:ind w:left="1080"/>
        <w:rPr>
          <w:ins w:id="580" w:author="אורן  ציפורה שור" w:date="2019-12-04T18:19:00Z"/>
          <w:rFonts w:ascii="Calibri" w:hAnsi="Calibri" w:cs="Calibri"/>
          <w:rtl/>
        </w:rPr>
      </w:pPr>
      <w:ins w:id="581" w:author="אורן  ציפורה שור" w:date="2019-12-04T18:19:00Z">
        <w:r>
          <w:rPr>
            <w:rFonts w:ascii="Calibri" w:hAnsi="Calibri" w:cs="Times New Roman" w:hint="cs"/>
            <w:rtl/>
          </w:rPr>
          <w:t>השפה פופולארית ובכך ישנן המון חבילות תוכנה בהן נוכל להשתמש</w:t>
        </w:r>
        <w:r>
          <w:rPr>
            <w:rFonts w:ascii="Calibri" w:hAnsi="Calibri" w:cs="Calibri" w:hint="cs"/>
            <w:rtl/>
          </w:rPr>
          <w:t>.</w:t>
        </w:r>
      </w:ins>
    </w:p>
    <w:p w14:paraId="4123B179" w14:textId="77777777" w:rsidR="001768C8" w:rsidRDefault="001768C8" w:rsidP="001768C8">
      <w:pPr>
        <w:pStyle w:val="ListParagraph"/>
        <w:bidi/>
        <w:ind w:left="1080"/>
        <w:rPr>
          <w:ins w:id="582" w:author="אורן  ציפורה שור" w:date="2019-12-04T18:19:00Z"/>
          <w:rFonts w:ascii="Calibri" w:hAnsi="Calibri" w:cs="Calibri"/>
        </w:rPr>
      </w:pPr>
      <w:ins w:id="583" w:author="אורן  ציפורה שור" w:date="2019-12-04T18:19:00Z">
        <w:r>
          <w:rPr>
            <w:rFonts w:ascii="Calibri" w:hAnsi="Calibri" w:cs="Times New Roman" w:hint="cs"/>
            <w:rtl/>
          </w:rPr>
          <w:t xml:space="preserve">אפשרויות נוספות שעמדו בפנינו הן </w:t>
        </w:r>
        <w:r>
          <w:rPr>
            <w:rFonts w:ascii="Calibri" w:hAnsi="Calibri" w:cs="Calibri" w:hint="cs"/>
          </w:rPr>
          <w:t>J</w:t>
        </w:r>
        <w:r>
          <w:rPr>
            <w:rFonts w:ascii="Calibri" w:hAnsi="Calibri" w:cs="Calibri"/>
          </w:rPr>
          <w:t>ava</w:t>
        </w:r>
        <w:r>
          <w:rPr>
            <w:rFonts w:ascii="Calibri" w:hAnsi="Calibri" w:cs="Calibri" w:hint="cs"/>
            <w:rtl/>
          </w:rPr>
          <w:t xml:space="preserve">, </w:t>
        </w:r>
        <w:r>
          <w:rPr>
            <w:rFonts w:ascii="Calibri" w:hAnsi="Calibri" w:cs="Times New Roman" w:hint="cs"/>
            <w:rtl/>
          </w:rPr>
          <w:t>ו</w:t>
        </w:r>
        <w:r>
          <w:rPr>
            <w:rFonts w:ascii="Calibri" w:hAnsi="Calibri" w:cs="Calibri"/>
          </w:rPr>
          <w:t>Asp.net</w:t>
        </w:r>
        <w:r>
          <w:rPr>
            <w:rFonts w:ascii="Calibri" w:hAnsi="Calibri" w:cs="Calibri" w:hint="cs"/>
            <w:rtl/>
          </w:rPr>
          <w:t>.</w:t>
        </w:r>
      </w:ins>
    </w:p>
    <w:p w14:paraId="115C3398" w14:textId="77777777" w:rsidR="001768C8" w:rsidRPr="00E66FD1" w:rsidRDefault="001768C8" w:rsidP="001768C8">
      <w:pPr>
        <w:pStyle w:val="ListParagraph"/>
        <w:bidi/>
        <w:ind w:left="1080"/>
        <w:rPr>
          <w:ins w:id="584" w:author="אורן  ציפורה שור" w:date="2019-12-04T18:19:00Z"/>
          <w:rFonts w:ascii="Calibri" w:hAnsi="Calibri" w:cs="Calibri"/>
        </w:rPr>
      </w:pPr>
      <w:ins w:id="585" w:author="אורן  ציפורה שור" w:date="2019-12-04T18:19:00Z">
        <w:r>
          <w:rPr>
            <w:rFonts w:ascii="Calibri" w:hAnsi="Calibri" w:cs="Calibri" w:hint="cs"/>
          </w:rPr>
          <w:t>J</w:t>
        </w:r>
        <w:r>
          <w:rPr>
            <w:rFonts w:ascii="Calibri" w:hAnsi="Calibri" w:cs="Calibri"/>
          </w:rPr>
          <w:t>ava</w:t>
        </w:r>
        <w:r>
          <w:rPr>
            <w:rFonts w:ascii="Calibri" w:hAnsi="Calibri" w:cs="Times New Roman" w:hint="cs"/>
            <w:rtl/>
          </w:rPr>
          <w:t xml:space="preserve"> היא שפה מוכרת ומבוססת</w:t>
        </w:r>
        <w:r>
          <w:rPr>
            <w:rFonts w:ascii="Calibri" w:hAnsi="Calibri" w:cs="Calibri" w:hint="cs"/>
            <w:rtl/>
          </w:rPr>
          <w:t xml:space="preserve">, </w:t>
        </w:r>
        <w:r>
          <w:rPr>
            <w:rFonts w:ascii="Calibri" w:hAnsi="Calibri" w:cs="Times New Roman" w:hint="cs"/>
            <w:rtl/>
          </w:rPr>
          <w:t xml:space="preserve">אך פיתוח מערכות </w:t>
        </w:r>
        <w:r>
          <w:rPr>
            <w:rFonts w:ascii="Calibri" w:hAnsi="Calibri" w:cs="Calibri"/>
          </w:rPr>
          <w:t>web</w:t>
        </w:r>
        <w:r>
          <w:rPr>
            <w:rFonts w:ascii="Calibri" w:hAnsi="Calibri" w:cs="Times New Roman" w:hint="cs"/>
            <w:rtl/>
          </w:rPr>
          <w:t xml:space="preserve"> באמצעותה הוא מסורבל לעומת האלטרנטיבות</w:t>
        </w:r>
        <w:r>
          <w:rPr>
            <w:rFonts w:ascii="Calibri" w:hAnsi="Calibri" w:cs="Calibri" w:hint="cs"/>
            <w:rtl/>
          </w:rPr>
          <w:t xml:space="preserve">, </w:t>
        </w:r>
        <w:r>
          <w:rPr>
            <w:rFonts w:ascii="Calibri" w:hAnsi="Calibri" w:cs="Times New Roman" w:hint="cs"/>
            <w:rtl/>
          </w:rPr>
          <w:t>שכן היא דורשת קומפילציה</w:t>
        </w:r>
        <w:r>
          <w:rPr>
            <w:rFonts w:ascii="Calibri" w:hAnsi="Calibri" w:cs="Calibri" w:hint="cs"/>
            <w:rtl/>
          </w:rPr>
          <w:t xml:space="preserve">. </w:t>
        </w:r>
        <w:r>
          <w:rPr>
            <w:rFonts w:ascii="Calibri" w:hAnsi="Calibri" w:cs="Times New Roman" w:hint="cs"/>
            <w:rtl/>
          </w:rPr>
          <w:t>בנוסף</w:t>
        </w:r>
        <w:r>
          <w:rPr>
            <w:rFonts w:ascii="Calibri" w:hAnsi="Calibri" w:cs="Calibri" w:hint="cs"/>
            <w:rtl/>
          </w:rPr>
          <w:t xml:space="preserve">, </w:t>
        </w:r>
        <w:r>
          <w:rPr>
            <w:rFonts w:ascii="Calibri" w:hAnsi="Calibri" w:cs="Times New Roman" w:hint="cs"/>
            <w:rtl/>
          </w:rPr>
          <w:t>ניהול משימות אסינכרוניות ב</w:t>
        </w:r>
        <w:r>
          <w:rPr>
            <w:rFonts w:ascii="Calibri" w:hAnsi="Calibri" w:cs="Calibri"/>
          </w:rPr>
          <w:t>java</w:t>
        </w:r>
        <w:r>
          <w:rPr>
            <w:rFonts w:ascii="Calibri" w:hAnsi="Calibri" w:cs="Times New Roman" w:hint="cs"/>
            <w:rtl/>
          </w:rPr>
          <w:t xml:space="preserve"> דורש מימוש של </w:t>
        </w:r>
        <w:r>
          <w:rPr>
            <w:rFonts w:ascii="Calibri" w:hAnsi="Calibri" w:cs="Calibri"/>
          </w:rPr>
          <w:t>observer</w:t>
        </w:r>
        <w:r>
          <w:rPr>
            <w:rFonts w:ascii="Calibri" w:hAnsi="Calibri" w:cs="Times New Roman" w:hint="cs"/>
            <w:rtl/>
          </w:rPr>
          <w:t xml:space="preserve"> ו</w:t>
        </w:r>
        <w:r>
          <w:rPr>
            <w:rFonts w:ascii="Calibri" w:hAnsi="Calibri" w:cs="Calibri" w:hint="cs"/>
            <w:rtl/>
          </w:rPr>
          <w:t>-</w:t>
        </w:r>
        <w:r>
          <w:rPr>
            <w:rFonts w:ascii="Calibri" w:hAnsi="Calibri" w:cs="Calibri"/>
          </w:rPr>
          <w:t>observable</w:t>
        </w:r>
        <w:r>
          <w:rPr>
            <w:rFonts w:ascii="Calibri" w:hAnsi="Calibri" w:cs="Calibri" w:hint="cs"/>
            <w:rtl/>
          </w:rPr>
          <w:t xml:space="preserve">, </w:t>
        </w:r>
        <w:r>
          <w:rPr>
            <w:rFonts w:ascii="Calibri" w:hAnsi="Calibri" w:cs="Times New Roman" w:hint="cs"/>
            <w:rtl/>
          </w:rPr>
          <w:t>בעוד ב</w:t>
        </w:r>
        <w:r>
          <w:rPr>
            <w:rFonts w:ascii="Calibri" w:hAnsi="Calibri" w:cs="Calibri"/>
          </w:rPr>
          <w:t>Node.JS</w:t>
        </w:r>
        <w:r>
          <w:rPr>
            <w:rFonts w:ascii="Calibri" w:hAnsi="Calibri" w:cs="Times New Roman" w:hint="cs"/>
            <w:rtl/>
          </w:rPr>
          <w:t xml:space="preserve"> המנגנון ממומש כבר בשפה באמצעות </w:t>
        </w:r>
        <w:r>
          <w:rPr>
            <w:rFonts w:ascii="Calibri" w:hAnsi="Calibri" w:cs="Calibri"/>
          </w:rPr>
          <w:t>Promises</w:t>
        </w:r>
        <w:r>
          <w:rPr>
            <w:rFonts w:ascii="Calibri" w:hAnsi="Calibri" w:cs="Calibri" w:hint="cs"/>
            <w:rtl/>
          </w:rPr>
          <w:t>.</w:t>
        </w:r>
        <w:r>
          <w:rPr>
            <w:rFonts w:ascii="Calibri" w:hAnsi="Calibri" w:cs="Calibri"/>
          </w:rPr>
          <w:t xml:space="preserve"> </w:t>
        </w:r>
        <w:r>
          <w:rPr>
            <w:rFonts w:ascii="Calibri" w:hAnsi="Calibri" w:cs="Times New Roman" w:hint="cs"/>
            <w:rtl/>
          </w:rPr>
          <w:t xml:space="preserve"> בהקשרים האלו</w:t>
        </w:r>
        <w:r>
          <w:rPr>
            <w:rFonts w:ascii="Calibri" w:hAnsi="Calibri" w:cs="Calibri" w:hint="cs"/>
            <w:rtl/>
          </w:rPr>
          <w:t xml:space="preserve">, </w:t>
        </w:r>
        <w:r>
          <w:rPr>
            <w:rFonts w:ascii="Calibri" w:hAnsi="Calibri" w:cs="Calibri"/>
          </w:rPr>
          <w:t>Asp.net</w:t>
        </w:r>
        <w:r>
          <w:rPr>
            <w:rFonts w:ascii="Calibri" w:hAnsi="Calibri" w:cs="Times New Roman" w:hint="cs"/>
            <w:rtl/>
          </w:rPr>
          <w:t xml:space="preserve"> דומה מאוד</w:t>
        </w:r>
        <w:r>
          <w:rPr>
            <w:rFonts w:ascii="Calibri" w:hAnsi="Calibri" w:cs="Calibri" w:hint="cs"/>
            <w:rtl/>
          </w:rPr>
          <w:t xml:space="preserve">, </w:t>
        </w:r>
        <w:r>
          <w:rPr>
            <w:rFonts w:ascii="Calibri" w:hAnsi="Calibri" w:cs="Times New Roman" w:hint="cs"/>
            <w:rtl/>
          </w:rPr>
          <w:t>ודורשת קומפילציה אף היא</w:t>
        </w:r>
        <w:r>
          <w:rPr>
            <w:rFonts w:ascii="Calibri" w:hAnsi="Calibri" w:cs="Calibri" w:hint="cs"/>
            <w:rtl/>
          </w:rPr>
          <w:t xml:space="preserve">. </w:t>
        </w:r>
        <w:r>
          <w:rPr>
            <w:rFonts w:ascii="Calibri" w:hAnsi="Calibri" w:cs="Times New Roman" w:hint="cs"/>
            <w:rtl/>
          </w:rPr>
          <w:t>גם מנגנון התהליכים האסינכרוניים דומה ל</w:t>
        </w:r>
        <w:r>
          <w:rPr>
            <w:rFonts w:ascii="Calibri" w:hAnsi="Calibri" w:cs="Calibri"/>
          </w:rPr>
          <w:t>Java</w:t>
        </w:r>
        <w:r>
          <w:rPr>
            <w:rFonts w:ascii="Calibri" w:hAnsi="Calibri" w:cs="Calibri" w:hint="cs"/>
            <w:rtl/>
          </w:rPr>
          <w:t>.</w:t>
        </w:r>
      </w:ins>
    </w:p>
    <w:p w14:paraId="19341062" w14:textId="77777777" w:rsidR="001768C8" w:rsidRDefault="001768C8" w:rsidP="001768C8">
      <w:pPr>
        <w:pStyle w:val="ListParagraph"/>
        <w:bidi/>
        <w:ind w:left="1080"/>
        <w:rPr>
          <w:ins w:id="586" w:author="אורן  ציפורה שור" w:date="2019-12-04T18:19:00Z"/>
          <w:rFonts w:ascii="Calibri" w:hAnsi="Calibri" w:cs="Calibri"/>
          <w:rtl/>
        </w:rPr>
      </w:pPr>
    </w:p>
    <w:p w14:paraId="7D6541FC" w14:textId="77777777" w:rsidR="001768C8" w:rsidRDefault="001768C8" w:rsidP="001768C8">
      <w:pPr>
        <w:pStyle w:val="ListParagraph"/>
        <w:bidi/>
        <w:ind w:left="1080"/>
        <w:rPr>
          <w:ins w:id="587" w:author="אורן  ציפורה שור" w:date="2019-12-04T18:19:00Z"/>
          <w:rFonts w:ascii="Calibri" w:hAnsi="Calibri" w:cs="Calibri"/>
          <w:rtl/>
        </w:rPr>
      </w:pPr>
      <w:ins w:id="588" w:author="אורן  ציפורה שור" w:date="2019-12-04T18:19:00Z">
        <w:r>
          <w:rPr>
            <w:rFonts w:ascii="Calibri" w:hAnsi="Calibri" w:cs="Times New Roman" w:hint="cs"/>
            <w:rtl/>
          </w:rPr>
          <w:t>אם כן</w:t>
        </w:r>
        <w:r>
          <w:rPr>
            <w:rFonts w:ascii="Calibri" w:hAnsi="Calibri" w:cs="Calibri" w:hint="cs"/>
            <w:rtl/>
          </w:rPr>
          <w:t xml:space="preserve">, </w:t>
        </w:r>
        <w:r>
          <w:rPr>
            <w:rFonts w:ascii="Calibri" w:hAnsi="Calibri" w:cs="Times New Roman" w:hint="cs"/>
            <w:rtl/>
          </w:rPr>
          <w:t>בחרנו עבור ה</w:t>
        </w:r>
        <w:r>
          <w:rPr>
            <w:rFonts w:ascii="Calibri" w:hAnsi="Calibri" w:cs="Calibri"/>
          </w:rPr>
          <w:t>backend</w:t>
        </w:r>
        <w:r>
          <w:rPr>
            <w:rFonts w:ascii="Calibri" w:hAnsi="Calibri" w:cs="Times New Roman" w:hint="cs"/>
            <w:rtl/>
          </w:rPr>
          <w:t xml:space="preserve"> את </w:t>
        </w:r>
        <w:r>
          <w:rPr>
            <w:rFonts w:ascii="Calibri" w:hAnsi="Calibri" w:cs="Calibri"/>
          </w:rPr>
          <w:t>nodeJ</w:t>
        </w:r>
        <w:r>
          <w:rPr>
            <w:rFonts w:ascii="Calibri" w:hAnsi="Calibri" w:cs="Calibri" w:hint="cs"/>
          </w:rPr>
          <w:t>S</w:t>
        </w:r>
        <w:r>
          <w:rPr>
            <w:rFonts w:ascii="Calibri" w:hAnsi="Calibri" w:cs="Times New Roman" w:hint="cs"/>
            <w:rtl/>
          </w:rPr>
          <w:t xml:space="preserve"> לאור התמיכה שלה בקוד אסינכרוני </w:t>
        </w:r>
        <w:r>
          <w:rPr>
            <w:rFonts w:ascii="Calibri" w:hAnsi="Calibri" w:cs="Calibri" w:hint="cs"/>
            <w:rtl/>
          </w:rPr>
          <w:t>(</w:t>
        </w:r>
        <w:r>
          <w:rPr>
            <w:rFonts w:ascii="Calibri" w:hAnsi="Calibri" w:cs="Times New Roman" w:hint="cs"/>
            <w:rtl/>
          </w:rPr>
          <w:t>שהוא חלק אינהרנטי מהשימוש ב</w:t>
        </w:r>
        <w:r>
          <w:rPr>
            <w:rFonts w:ascii="Calibri" w:hAnsi="Calibri" w:cs="Calibri"/>
          </w:rPr>
          <w:t>DB</w:t>
        </w:r>
        <w:r>
          <w:rPr>
            <w:rFonts w:ascii="Calibri" w:hAnsi="Calibri" w:cs="Calibri" w:hint="cs"/>
            <w:rtl/>
          </w:rPr>
          <w:t xml:space="preserve">), </w:t>
        </w:r>
        <w:r>
          <w:rPr>
            <w:rFonts w:ascii="Calibri" w:hAnsi="Calibri" w:cs="Times New Roman" w:hint="cs"/>
            <w:rtl/>
          </w:rPr>
          <w:t>ונוחות הפיתוח ללא צורך בקומפילציה</w:t>
        </w:r>
        <w:r>
          <w:rPr>
            <w:rFonts w:ascii="Calibri" w:hAnsi="Calibri" w:cs="Calibri" w:hint="cs"/>
            <w:rtl/>
          </w:rPr>
          <w:t xml:space="preserve">. </w:t>
        </w:r>
        <w:r>
          <w:rPr>
            <w:rFonts w:ascii="Calibri" w:hAnsi="Calibri" w:cs="Times New Roman" w:hint="cs"/>
            <w:rtl/>
          </w:rPr>
          <w:t xml:space="preserve">ניתן להריץ </w:t>
        </w:r>
        <w:r>
          <w:rPr>
            <w:rFonts w:ascii="Calibri" w:hAnsi="Calibri" w:cs="Calibri"/>
          </w:rPr>
          <w:t>Live Server</w:t>
        </w:r>
        <w:r>
          <w:rPr>
            <w:rFonts w:ascii="Calibri" w:hAnsi="Calibri" w:cs="Times New Roman" w:hint="cs"/>
            <w:rtl/>
          </w:rPr>
          <w:t xml:space="preserve"> שמתעדכן בקוד החדש בכל רגע באופן אוטומטי</w:t>
        </w:r>
        <w:r>
          <w:rPr>
            <w:rFonts w:ascii="Calibri" w:hAnsi="Calibri" w:cs="Calibri" w:hint="cs"/>
            <w:rtl/>
          </w:rPr>
          <w:t>.</w:t>
        </w:r>
      </w:ins>
    </w:p>
    <w:p w14:paraId="30A15E34" w14:textId="77777777" w:rsidR="001768C8" w:rsidRDefault="001768C8" w:rsidP="001768C8">
      <w:pPr>
        <w:pStyle w:val="ListParagraph"/>
        <w:bidi/>
        <w:rPr>
          <w:ins w:id="589" w:author="אורן  ציפורה שור" w:date="2019-12-04T18:19:00Z"/>
          <w:rFonts w:ascii="Calibri" w:hAnsi="Calibri" w:cs="Calibri"/>
          <w:rtl/>
        </w:rPr>
      </w:pPr>
    </w:p>
    <w:p w14:paraId="39A7BBE5" w14:textId="77777777" w:rsidR="001768C8" w:rsidRPr="009C5C34" w:rsidRDefault="001768C8" w:rsidP="001768C8">
      <w:pPr>
        <w:pStyle w:val="ListParagraph"/>
        <w:numPr>
          <w:ilvl w:val="0"/>
          <w:numId w:val="10"/>
        </w:numPr>
        <w:bidi/>
        <w:rPr>
          <w:ins w:id="590" w:author="אורן  ציפורה שור" w:date="2019-12-04T18:19:00Z"/>
          <w:rFonts w:ascii="Calibri" w:hAnsi="Calibri" w:cs="Calibri"/>
        </w:rPr>
      </w:pPr>
      <w:ins w:id="591" w:author="אורן  ציפורה שור" w:date="2019-12-04T18:19:00Z">
        <w:r>
          <w:rPr>
            <w:rFonts w:ascii="Calibri" w:hAnsi="Calibri" w:cs="Calibri"/>
          </w:rPr>
          <w:t>Front-End</w:t>
        </w:r>
        <w:r>
          <w:rPr>
            <w:rFonts w:ascii="Calibri" w:hAnsi="Calibri" w:cs="Calibri" w:hint="cs"/>
            <w:rtl/>
          </w:rPr>
          <w:t xml:space="preserve">: </w:t>
        </w:r>
        <w:r>
          <w:rPr>
            <w:rFonts w:ascii="Calibri" w:hAnsi="Calibri" w:cs="Calibri"/>
          </w:rPr>
          <w:t>Angular</w:t>
        </w:r>
        <w:r>
          <w:rPr>
            <w:rFonts w:ascii="Calibri" w:hAnsi="Calibri" w:cs="Calibri" w:hint="cs"/>
            <w:rtl/>
          </w:rPr>
          <w:t xml:space="preserve"> </w:t>
        </w:r>
        <w:r>
          <w:rPr>
            <w:rFonts w:ascii="Calibri" w:hAnsi="Calibri" w:cs="Calibri"/>
            <w:rtl/>
          </w:rPr>
          <w:t>–</w:t>
        </w:r>
        <w:r>
          <w:rPr>
            <w:rFonts w:ascii="Calibri" w:hAnsi="Calibri" w:cs="Times New Roman" w:hint="cs"/>
            <w:rtl/>
          </w:rPr>
          <w:t xml:space="preserve">היא </w:t>
        </w:r>
        <w:r>
          <w:rPr>
            <w:rFonts w:ascii="Calibri" w:hAnsi="Calibri" w:cs="Calibri"/>
          </w:rPr>
          <w:t>framework</w:t>
        </w:r>
        <w:r>
          <w:rPr>
            <w:rFonts w:ascii="Calibri" w:hAnsi="Calibri" w:cs="Times New Roman" w:hint="cs"/>
            <w:rtl/>
          </w:rPr>
          <w:t xml:space="preserve"> של </w:t>
        </w:r>
        <w:r>
          <w:rPr>
            <w:rFonts w:ascii="Calibri" w:hAnsi="Calibri" w:cs="Calibri"/>
          </w:rPr>
          <w:t>JavaScript</w:t>
        </w:r>
        <w:r>
          <w:rPr>
            <w:rFonts w:ascii="Calibri" w:hAnsi="Calibri" w:cs="Calibri" w:hint="cs"/>
            <w:rtl/>
          </w:rPr>
          <w:t xml:space="preserve">, </w:t>
        </w:r>
        <w:r>
          <w:rPr>
            <w:rFonts w:ascii="Calibri" w:hAnsi="Calibri" w:cs="Times New Roman" w:hint="cs"/>
            <w:rtl/>
          </w:rPr>
          <w:t xml:space="preserve">מבוססת </w:t>
        </w:r>
        <w:r>
          <w:rPr>
            <w:rFonts w:ascii="Calibri" w:hAnsi="Calibri" w:cs="Calibri"/>
          </w:rPr>
          <w:t>TypeScript</w:t>
        </w:r>
        <w:r>
          <w:rPr>
            <w:rFonts w:ascii="Calibri" w:hAnsi="Calibri" w:cs="Calibri" w:hint="cs"/>
            <w:rtl/>
          </w:rPr>
          <w:t xml:space="preserve">. </w:t>
        </w:r>
        <w:r>
          <w:rPr>
            <w:rFonts w:ascii="Calibri" w:hAnsi="Calibri" w:cs="Times New Roman" w:hint="cs"/>
            <w:rtl/>
          </w:rPr>
          <w:t>מאפשרת שינויים ב</w:t>
        </w:r>
        <w:r>
          <w:rPr>
            <w:rFonts w:ascii="Calibri" w:hAnsi="Calibri" w:cs="Calibri" w:hint="cs"/>
            <w:rtl/>
          </w:rPr>
          <w:t xml:space="preserve">- </w:t>
        </w:r>
        <w:r>
          <w:rPr>
            <w:rFonts w:ascii="Calibri" w:hAnsi="Calibri" w:cs="Calibri" w:hint="cs"/>
          </w:rPr>
          <w:t>DOM</w:t>
        </w:r>
        <w:r>
          <w:rPr>
            <w:rFonts w:ascii="Calibri" w:hAnsi="Calibri" w:cs="Times New Roman" w:hint="cs"/>
            <w:rtl/>
          </w:rPr>
          <w:t xml:space="preserve"> בצורה דינאמית בעת הריצה</w:t>
        </w:r>
        <w:r>
          <w:rPr>
            <w:rFonts w:ascii="Calibri" w:hAnsi="Calibri" w:cs="Calibri" w:hint="cs"/>
            <w:rtl/>
          </w:rPr>
          <w:t xml:space="preserve">. </w:t>
        </w:r>
        <w:r>
          <w:rPr>
            <w:rFonts w:ascii="Calibri" w:hAnsi="Calibri" w:cs="Times New Roman" w:hint="cs"/>
            <w:rtl/>
          </w:rPr>
          <w:t xml:space="preserve">מקלה את הפיתוח לעומת </w:t>
        </w:r>
        <w:r>
          <w:rPr>
            <w:rFonts w:ascii="Calibri" w:hAnsi="Calibri" w:cs="Calibri" w:hint="cs"/>
          </w:rPr>
          <w:t>JS</w:t>
        </w:r>
        <w:r>
          <w:rPr>
            <w:rFonts w:ascii="Calibri" w:hAnsi="Calibri" w:cs="Calibri" w:hint="cs"/>
            <w:rtl/>
          </w:rPr>
          <w:t xml:space="preserve">. </w:t>
        </w:r>
        <w:r>
          <w:rPr>
            <w:rFonts w:ascii="Calibri" w:hAnsi="Calibri" w:cs="Calibri"/>
          </w:rPr>
          <w:t>Angular</w:t>
        </w:r>
        <w:r>
          <w:rPr>
            <w:rFonts w:ascii="Calibri" w:hAnsi="Calibri" w:cs="Times New Roman" w:hint="cs"/>
            <w:rtl/>
          </w:rPr>
          <w:t xml:space="preserve"> היא שפה שמפותחת</w:t>
        </w:r>
        <w:r>
          <w:rPr>
            <w:rFonts w:ascii="Calibri" w:hAnsi="Calibri" w:cs="Calibri" w:hint="cs"/>
            <w:rtl/>
          </w:rPr>
          <w:t xml:space="preserve">, </w:t>
        </w:r>
        <w:r>
          <w:rPr>
            <w:rFonts w:ascii="Calibri" w:hAnsi="Calibri" w:cs="Times New Roman" w:hint="cs"/>
            <w:rtl/>
          </w:rPr>
          <w:t>נתמכת</w:t>
        </w:r>
        <w:r>
          <w:rPr>
            <w:rFonts w:ascii="Calibri" w:hAnsi="Calibri" w:cs="Calibri" w:hint="cs"/>
            <w:rtl/>
          </w:rPr>
          <w:t xml:space="preserve">, </w:t>
        </w:r>
        <w:r>
          <w:rPr>
            <w:rFonts w:ascii="Calibri" w:hAnsi="Calibri" w:cs="Times New Roman" w:hint="cs"/>
            <w:rtl/>
          </w:rPr>
          <w:t>וגם מפתחים באמצעותה ב</w:t>
        </w:r>
        <w:r>
          <w:rPr>
            <w:rFonts w:ascii="Calibri" w:hAnsi="Calibri" w:cs="Calibri" w:hint="cs"/>
            <w:rtl/>
          </w:rPr>
          <w:t>-</w:t>
        </w:r>
        <w:r>
          <w:rPr>
            <w:rFonts w:ascii="Calibri" w:hAnsi="Calibri" w:cs="Calibri"/>
          </w:rPr>
          <w:t>Google</w:t>
        </w:r>
        <w:r>
          <w:rPr>
            <w:rFonts w:ascii="Calibri" w:hAnsi="Calibri" w:cs="Calibri" w:hint="cs"/>
            <w:rtl/>
          </w:rPr>
          <w:t xml:space="preserve">, </w:t>
        </w:r>
        <w:r>
          <w:rPr>
            <w:rFonts w:ascii="Calibri" w:hAnsi="Calibri" w:cs="Times New Roman" w:hint="cs"/>
            <w:rtl/>
          </w:rPr>
          <w:t>מה שמבטיח תמיכה והמשך פיתוח בעתיד הנראה לעין</w:t>
        </w:r>
        <w:r>
          <w:rPr>
            <w:rFonts w:ascii="Calibri" w:hAnsi="Calibri" w:cs="Calibri" w:hint="cs"/>
            <w:rtl/>
          </w:rPr>
          <w:t xml:space="preserve">. </w:t>
        </w:r>
        <w:r>
          <w:rPr>
            <w:rFonts w:ascii="Calibri" w:hAnsi="Calibri" w:cs="Times New Roman" w:hint="cs"/>
            <w:rtl/>
          </w:rPr>
          <w:t>בנוסף</w:t>
        </w:r>
        <w:r>
          <w:rPr>
            <w:rFonts w:ascii="Calibri" w:hAnsi="Calibri" w:cs="Calibri" w:hint="cs"/>
            <w:rtl/>
          </w:rPr>
          <w:t xml:space="preserve">, </w:t>
        </w:r>
        <w:r>
          <w:rPr>
            <w:rFonts w:ascii="Calibri" w:hAnsi="Calibri" w:cs="Calibri"/>
          </w:rPr>
          <w:t>Angular</w:t>
        </w:r>
        <w:r>
          <w:rPr>
            <w:rFonts w:ascii="Calibri" w:hAnsi="Calibri" w:cs="Times New Roman" w:hint="cs"/>
            <w:rtl/>
          </w:rPr>
          <w:t xml:space="preserve"> מגיעה </w:t>
        </w:r>
        <w:r>
          <w:rPr>
            <w:rFonts w:ascii="Calibri" w:hAnsi="Calibri" w:cs="Calibri"/>
          </w:rPr>
          <w:t>out of the box</w:t>
        </w:r>
        <w:r>
          <w:rPr>
            <w:rFonts w:ascii="Calibri" w:hAnsi="Calibri" w:cs="Times New Roman" w:hint="cs"/>
            <w:rtl/>
          </w:rPr>
          <w:t xml:space="preserve"> עם מימושים ופתרונות לבעיות שניתקל בהן</w:t>
        </w:r>
        <w:r>
          <w:rPr>
            <w:rFonts w:ascii="Calibri" w:hAnsi="Calibri" w:cs="Calibri" w:hint="cs"/>
            <w:rtl/>
          </w:rPr>
          <w:t xml:space="preserve">, </w:t>
        </w:r>
        <w:r>
          <w:rPr>
            <w:rFonts w:ascii="Calibri" w:hAnsi="Calibri" w:cs="Times New Roman" w:hint="cs"/>
            <w:rtl/>
          </w:rPr>
          <w:t xml:space="preserve">כמו </w:t>
        </w:r>
        <w:r>
          <w:rPr>
            <w:rFonts w:ascii="Calibri" w:hAnsi="Calibri" w:cs="Calibri"/>
          </w:rPr>
          <w:t>router</w:t>
        </w:r>
        <w:r>
          <w:rPr>
            <w:rFonts w:ascii="Calibri" w:hAnsi="Calibri" w:cs="Calibri" w:hint="cs"/>
            <w:rtl/>
          </w:rPr>
          <w:t xml:space="preserve">, </w:t>
        </w:r>
        <w:r>
          <w:rPr>
            <w:rFonts w:ascii="Calibri" w:hAnsi="Calibri" w:cs="Calibri"/>
          </w:rPr>
          <w:t>form validation</w:t>
        </w:r>
        <w:r>
          <w:rPr>
            <w:rFonts w:ascii="Calibri" w:hAnsi="Calibri" w:cs="Calibri" w:hint="cs"/>
            <w:rtl/>
          </w:rPr>
          <w:t xml:space="preserve">, </w:t>
        </w:r>
        <w:r>
          <w:rPr>
            <w:rFonts w:ascii="Calibri" w:hAnsi="Calibri" w:cs="Calibri"/>
          </w:rPr>
          <w:t>httpClient</w:t>
        </w:r>
        <w:r>
          <w:rPr>
            <w:rFonts w:ascii="Calibri" w:hAnsi="Calibri" w:cs="Times New Roman" w:hint="cs"/>
            <w:rtl/>
          </w:rPr>
          <w:t xml:space="preserve"> ועוד</w:t>
        </w:r>
        <w:r>
          <w:rPr>
            <w:rFonts w:ascii="Calibri" w:hAnsi="Calibri" w:cs="Calibri" w:hint="cs"/>
            <w:rtl/>
          </w:rPr>
          <w:t>.</w:t>
        </w:r>
      </w:ins>
    </w:p>
    <w:p w14:paraId="72E01336" w14:textId="77777777" w:rsidR="001768C8" w:rsidRDefault="001768C8" w:rsidP="001768C8">
      <w:pPr>
        <w:pStyle w:val="ListParagraph"/>
        <w:bidi/>
        <w:ind w:left="1080"/>
        <w:rPr>
          <w:ins w:id="592" w:author="אורן  ציפורה שור" w:date="2019-12-04T18:19:00Z"/>
          <w:rFonts w:ascii="Calibri" w:hAnsi="Calibri" w:cs="Calibri"/>
          <w:rtl/>
        </w:rPr>
      </w:pPr>
      <w:ins w:id="593" w:author="אורן  ציפורה שור" w:date="2019-12-04T18:19:00Z">
        <w:r>
          <w:rPr>
            <w:rFonts w:ascii="Calibri" w:hAnsi="Calibri" w:cs="Times New Roman" w:hint="cs"/>
            <w:rtl/>
          </w:rPr>
          <w:t xml:space="preserve">אפשרויות נוספות שעומדות בפנינו הן </w:t>
        </w:r>
        <w:r>
          <w:rPr>
            <w:rFonts w:ascii="Calibri" w:hAnsi="Calibri" w:cs="Calibri"/>
          </w:rPr>
          <w:t>Vue, jQuery</w:t>
        </w:r>
        <w:r>
          <w:rPr>
            <w:rFonts w:ascii="Calibri" w:hAnsi="Calibri" w:cs="Times New Roman" w:hint="cs"/>
            <w:rtl/>
          </w:rPr>
          <w:t xml:space="preserve"> ו</w:t>
        </w:r>
        <w:r>
          <w:rPr>
            <w:rFonts w:ascii="Calibri" w:hAnsi="Calibri" w:cs="Calibri" w:hint="cs"/>
            <w:rtl/>
          </w:rPr>
          <w:t>-</w:t>
        </w:r>
        <w:r>
          <w:rPr>
            <w:rFonts w:ascii="Calibri" w:hAnsi="Calibri" w:cs="Calibri"/>
          </w:rPr>
          <w:t>React</w:t>
        </w:r>
        <w:r>
          <w:rPr>
            <w:rFonts w:ascii="Calibri" w:hAnsi="Calibri" w:cs="Calibri" w:hint="cs"/>
            <w:rtl/>
          </w:rPr>
          <w:t xml:space="preserve">. </w:t>
        </w:r>
        <w:r>
          <w:rPr>
            <w:rFonts w:ascii="Calibri" w:hAnsi="Calibri" w:cs="Times New Roman" w:hint="cs"/>
            <w:rtl/>
          </w:rPr>
          <w:t xml:space="preserve">ארבע האפשרויות הן למעשה </w:t>
        </w:r>
        <w:r>
          <w:rPr>
            <w:rFonts w:ascii="Calibri" w:hAnsi="Calibri" w:cs="Calibri"/>
          </w:rPr>
          <w:t>frameworks</w:t>
        </w:r>
        <w:r>
          <w:rPr>
            <w:rFonts w:ascii="Calibri" w:hAnsi="Calibri" w:cs="Times New Roman" w:hint="cs"/>
            <w:rtl/>
          </w:rPr>
          <w:t xml:space="preserve"> מבוססי </w:t>
        </w:r>
        <w:r>
          <w:rPr>
            <w:rFonts w:ascii="Calibri" w:hAnsi="Calibri" w:cs="Calibri"/>
          </w:rPr>
          <w:t>JavaScript</w:t>
        </w:r>
        <w:r>
          <w:rPr>
            <w:rFonts w:ascii="Calibri" w:hAnsi="Calibri" w:cs="Calibri" w:hint="cs"/>
            <w:rtl/>
          </w:rPr>
          <w:t>.</w:t>
        </w:r>
      </w:ins>
    </w:p>
    <w:p w14:paraId="194DE259" w14:textId="77777777" w:rsidR="001768C8" w:rsidRDefault="001768C8" w:rsidP="001768C8">
      <w:pPr>
        <w:pStyle w:val="ListParagraph"/>
        <w:bidi/>
        <w:ind w:left="1080"/>
        <w:rPr>
          <w:ins w:id="594" w:author="אורן  ציפורה שור" w:date="2019-12-04T18:19:00Z"/>
          <w:rFonts w:ascii="Calibri" w:hAnsi="Calibri" w:cs="Calibri"/>
          <w:rtl/>
        </w:rPr>
      </w:pPr>
    </w:p>
    <w:p w14:paraId="5BF1412E" w14:textId="77777777" w:rsidR="001768C8" w:rsidRDefault="001768C8" w:rsidP="001768C8">
      <w:pPr>
        <w:pStyle w:val="ListParagraph"/>
        <w:bidi/>
        <w:ind w:left="1080"/>
        <w:rPr>
          <w:ins w:id="595" w:author="אורן  ציפורה שור" w:date="2019-12-04T18:19:00Z"/>
          <w:rFonts w:ascii="Calibri" w:hAnsi="Calibri" w:cs="Calibri"/>
          <w:rtl/>
        </w:rPr>
      </w:pPr>
      <w:ins w:id="596" w:author="אורן  ציפורה שור" w:date="2019-12-04T18:19:00Z">
        <w:r>
          <w:rPr>
            <w:rFonts w:ascii="Calibri" w:hAnsi="Calibri" w:cs="Calibri"/>
          </w:rPr>
          <w:t>React</w:t>
        </w:r>
        <w:r>
          <w:rPr>
            <w:rFonts w:ascii="Calibri" w:hAnsi="Calibri" w:cs="Times New Roman" w:hint="cs"/>
            <w:rtl/>
          </w:rPr>
          <w:t xml:space="preserve"> היא למעשה סיפרייה שנועדה לפיתוח </w:t>
        </w:r>
        <w:r>
          <w:rPr>
            <w:rFonts w:ascii="Calibri" w:hAnsi="Calibri" w:cs="Calibri"/>
          </w:rPr>
          <w:t>UI</w:t>
        </w:r>
        <w:r>
          <w:rPr>
            <w:rFonts w:ascii="Calibri" w:hAnsi="Calibri" w:cs="Times New Roman" w:hint="cs"/>
            <w:rtl/>
          </w:rPr>
          <w:t xml:space="preserve"> ע</w:t>
        </w:r>
        <w:r>
          <w:rPr>
            <w:rFonts w:ascii="Calibri" w:hAnsi="Calibri" w:cs="Calibri" w:hint="cs"/>
            <w:rtl/>
          </w:rPr>
          <w:t>"</w:t>
        </w:r>
        <w:r>
          <w:rPr>
            <w:rFonts w:ascii="Calibri" w:hAnsi="Calibri" w:cs="Times New Roman" w:hint="cs"/>
            <w:rtl/>
          </w:rPr>
          <w:t xml:space="preserve">י </w:t>
        </w:r>
        <w:r>
          <w:rPr>
            <w:rFonts w:ascii="Calibri" w:hAnsi="Calibri" w:cs="Calibri"/>
          </w:rPr>
          <w:t>Facebook</w:t>
        </w:r>
        <w:r>
          <w:rPr>
            <w:rFonts w:ascii="Calibri" w:hAnsi="Calibri" w:cs="Calibri" w:hint="cs"/>
            <w:rtl/>
          </w:rPr>
          <w:t xml:space="preserve">. </w:t>
        </w:r>
        <w:r>
          <w:rPr>
            <w:rFonts w:ascii="Calibri" w:hAnsi="Calibri" w:cs="Times New Roman" w:hint="cs"/>
            <w:rtl/>
          </w:rPr>
          <w:t>ככזאת</w:t>
        </w:r>
        <w:r>
          <w:rPr>
            <w:rFonts w:ascii="Calibri" w:hAnsi="Calibri" w:cs="Calibri" w:hint="cs"/>
            <w:rtl/>
          </w:rPr>
          <w:t xml:space="preserve">, </w:t>
        </w:r>
        <w:r>
          <w:rPr>
            <w:rFonts w:ascii="Calibri" w:hAnsi="Calibri" w:cs="Times New Roman" w:hint="cs"/>
            <w:rtl/>
          </w:rPr>
          <w:t xml:space="preserve">היא אינה מגיעה עם כלל הכלים הנדרשים שמגיעים עם </w:t>
        </w:r>
        <w:r>
          <w:rPr>
            <w:rFonts w:ascii="Calibri" w:hAnsi="Calibri" w:cs="Calibri"/>
          </w:rPr>
          <w:t>Angular</w:t>
        </w:r>
        <w:r>
          <w:rPr>
            <w:rFonts w:ascii="Calibri" w:hAnsi="Calibri" w:cs="Calibri" w:hint="cs"/>
            <w:rtl/>
          </w:rPr>
          <w:t xml:space="preserve">, </w:t>
        </w:r>
        <w:r>
          <w:rPr>
            <w:rFonts w:ascii="Calibri" w:hAnsi="Calibri" w:cs="Times New Roman" w:hint="cs"/>
            <w:rtl/>
          </w:rPr>
          <w:t>ותדרוש מאיתנו שימוש בספריות נוספות</w:t>
        </w:r>
        <w:r>
          <w:rPr>
            <w:rFonts w:ascii="Calibri" w:hAnsi="Calibri" w:cs="Calibri" w:hint="cs"/>
            <w:rtl/>
          </w:rPr>
          <w:t xml:space="preserve">, </w:t>
        </w:r>
        <w:r>
          <w:rPr>
            <w:rFonts w:ascii="Calibri" w:hAnsi="Calibri" w:cs="Times New Roman" w:hint="cs"/>
            <w:rtl/>
          </w:rPr>
          <w:t>מה שייצור תלות בחבילות חיצוניות ונקודות כשל אפשריות במקרה של שדרוגים או עדכונים בחבילות אלה</w:t>
        </w:r>
        <w:r>
          <w:rPr>
            <w:rFonts w:ascii="Calibri" w:hAnsi="Calibri" w:cs="Calibri" w:hint="cs"/>
            <w:rtl/>
          </w:rPr>
          <w:t xml:space="preserve">. </w:t>
        </w:r>
        <w:r>
          <w:rPr>
            <w:rFonts w:ascii="Calibri" w:hAnsi="Calibri" w:cs="Times New Roman" w:hint="cs"/>
            <w:rtl/>
          </w:rPr>
          <w:t>מבחינת ביצועים</w:t>
        </w:r>
        <w:r>
          <w:rPr>
            <w:rFonts w:ascii="Calibri" w:hAnsi="Calibri" w:cs="Calibri" w:hint="cs"/>
            <w:rtl/>
          </w:rPr>
          <w:t xml:space="preserve">, </w:t>
        </w:r>
        <w:r>
          <w:rPr>
            <w:rFonts w:ascii="Calibri" w:hAnsi="Calibri" w:cs="Calibri"/>
          </w:rPr>
          <w:t>React</w:t>
        </w:r>
        <w:r>
          <w:rPr>
            <w:rFonts w:ascii="Calibri" w:hAnsi="Calibri" w:cs="Times New Roman" w:hint="cs"/>
            <w:rtl/>
          </w:rPr>
          <w:t xml:space="preserve"> עדיפה על פני </w:t>
        </w:r>
        <w:r>
          <w:rPr>
            <w:rFonts w:ascii="Calibri" w:hAnsi="Calibri" w:cs="Calibri"/>
          </w:rPr>
          <w:t>Angular</w:t>
        </w:r>
        <w:r>
          <w:rPr>
            <w:rFonts w:ascii="Calibri" w:hAnsi="Calibri" w:cs="Calibri" w:hint="cs"/>
            <w:rtl/>
          </w:rPr>
          <w:t xml:space="preserve">, </w:t>
        </w:r>
        <w:r>
          <w:rPr>
            <w:rFonts w:ascii="Calibri" w:hAnsi="Calibri" w:cs="Times New Roman" w:hint="cs"/>
            <w:rtl/>
          </w:rPr>
          <w:t>אך האפליקציה שלנו אינה דורשת ביצועים מהירים בצד הלקוח</w:t>
        </w:r>
        <w:r>
          <w:rPr>
            <w:rFonts w:ascii="Calibri" w:hAnsi="Calibri" w:cs="Calibri" w:hint="cs"/>
            <w:rtl/>
          </w:rPr>
          <w:t xml:space="preserve">, </w:t>
        </w:r>
        <w:r>
          <w:rPr>
            <w:rFonts w:ascii="Calibri" w:hAnsi="Calibri" w:cs="Times New Roman" w:hint="cs"/>
            <w:rtl/>
          </w:rPr>
          <w:t xml:space="preserve">אשר יממש תהליך ארוכים באמצעות </w:t>
        </w:r>
        <w:r>
          <w:rPr>
            <w:rFonts w:ascii="Calibri" w:hAnsi="Calibri" w:cs="Calibri"/>
          </w:rPr>
          <w:t>GUI</w:t>
        </w:r>
        <w:r>
          <w:rPr>
            <w:rFonts w:ascii="Calibri" w:hAnsi="Calibri" w:cs="Calibri" w:hint="cs"/>
            <w:rtl/>
          </w:rPr>
          <w:t xml:space="preserve">, </w:t>
        </w:r>
        <w:r>
          <w:rPr>
            <w:rFonts w:ascii="Calibri" w:hAnsi="Calibri" w:cs="Times New Roman" w:hint="cs"/>
            <w:rtl/>
          </w:rPr>
          <w:t>ולא חישובים ארוכים ואוטומטיים</w:t>
        </w:r>
        <w:r>
          <w:rPr>
            <w:rFonts w:ascii="Calibri" w:hAnsi="Calibri" w:cs="Calibri" w:hint="cs"/>
            <w:rtl/>
          </w:rPr>
          <w:t>.</w:t>
        </w:r>
      </w:ins>
    </w:p>
    <w:p w14:paraId="515E5B2D" w14:textId="77777777" w:rsidR="001768C8" w:rsidRDefault="001768C8" w:rsidP="001768C8">
      <w:pPr>
        <w:pStyle w:val="ListParagraph"/>
        <w:bidi/>
        <w:ind w:left="1080"/>
        <w:rPr>
          <w:ins w:id="597" w:author="אורן  ציפורה שור" w:date="2019-12-04T18:19:00Z"/>
          <w:rFonts w:ascii="Calibri" w:hAnsi="Calibri" w:cs="Calibri"/>
          <w:rtl/>
        </w:rPr>
      </w:pPr>
      <w:ins w:id="598" w:author="אורן  ציפורה שור" w:date="2019-12-04T18:19:00Z">
        <w:r>
          <w:rPr>
            <w:rFonts w:ascii="Calibri" w:hAnsi="Calibri" w:cs="Times New Roman" w:hint="cs"/>
            <w:rtl/>
          </w:rPr>
          <w:t xml:space="preserve">לעומת </w:t>
        </w:r>
        <w:r>
          <w:rPr>
            <w:rFonts w:ascii="Calibri" w:hAnsi="Calibri" w:cs="Calibri"/>
          </w:rPr>
          <w:t>React</w:t>
        </w:r>
        <w:r>
          <w:rPr>
            <w:rFonts w:ascii="Calibri" w:hAnsi="Calibri" w:cs="Calibri" w:hint="cs"/>
            <w:rtl/>
          </w:rPr>
          <w:t xml:space="preserve">, </w:t>
        </w:r>
        <w:r>
          <w:rPr>
            <w:rFonts w:ascii="Calibri" w:hAnsi="Calibri" w:cs="Calibri"/>
          </w:rPr>
          <w:t>Angular</w:t>
        </w:r>
        <w:r>
          <w:rPr>
            <w:rFonts w:ascii="Calibri" w:hAnsi="Calibri" w:cs="Times New Roman" w:hint="cs"/>
            <w:rtl/>
          </w:rPr>
          <w:t xml:space="preserve"> תומכת ב</w:t>
        </w:r>
        <w:r>
          <w:rPr>
            <w:rFonts w:ascii="Calibri" w:hAnsi="Calibri" w:cs="Calibri"/>
          </w:rPr>
          <w:t>dependency Injection</w:t>
        </w:r>
        <w:r>
          <w:rPr>
            <w:rFonts w:ascii="Calibri" w:hAnsi="Calibri" w:cs="Calibri" w:hint="cs"/>
            <w:rtl/>
          </w:rPr>
          <w:t xml:space="preserve">, </w:t>
        </w:r>
        <w:r>
          <w:rPr>
            <w:rFonts w:ascii="Calibri" w:hAnsi="Calibri" w:cs="Times New Roman" w:hint="cs"/>
            <w:rtl/>
          </w:rPr>
          <w:t xml:space="preserve">ומאלצת את המפתחים לחלוקה ברורה של </w:t>
        </w:r>
        <w:r>
          <w:rPr>
            <w:rFonts w:ascii="Calibri" w:hAnsi="Calibri" w:cs="Calibri"/>
          </w:rPr>
          <w:t>MVC</w:t>
        </w:r>
        <w:r>
          <w:rPr>
            <w:rFonts w:ascii="Calibri" w:hAnsi="Calibri" w:cs="Calibri" w:hint="cs"/>
            <w:rtl/>
          </w:rPr>
          <w:t xml:space="preserve">. </w:t>
        </w:r>
        <w:r>
          <w:rPr>
            <w:rFonts w:ascii="Calibri" w:hAnsi="Calibri" w:cs="Times New Roman" w:hint="cs"/>
            <w:rtl/>
          </w:rPr>
          <w:t>שתי עובדות אלה מאלצות את הפיתוח להיות מודולרי ופשוט לבדיקה</w:t>
        </w:r>
        <w:r>
          <w:rPr>
            <w:rFonts w:ascii="Calibri" w:hAnsi="Calibri" w:cs="Calibri" w:hint="cs"/>
            <w:rtl/>
          </w:rPr>
          <w:t>.</w:t>
        </w:r>
      </w:ins>
    </w:p>
    <w:p w14:paraId="2BDCA28B" w14:textId="77777777" w:rsidR="001768C8" w:rsidRDefault="001768C8" w:rsidP="001768C8">
      <w:pPr>
        <w:pStyle w:val="ListParagraph"/>
        <w:bidi/>
        <w:ind w:left="1080"/>
        <w:rPr>
          <w:ins w:id="599" w:author="אורן  ציפורה שור" w:date="2019-12-04T18:19:00Z"/>
          <w:rFonts w:ascii="Calibri" w:hAnsi="Calibri" w:cs="Calibri"/>
          <w:rtl/>
        </w:rPr>
      </w:pPr>
    </w:p>
    <w:p w14:paraId="4A547621" w14:textId="77777777" w:rsidR="001768C8" w:rsidRDefault="001768C8" w:rsidP="001768C8">
      <w:pPr>
        <w:pStyle w:val="ListParagraph"/>
        <w:bidi/>
        <w:ind w:left="1095"/>
        <w:rPr>
          <w:ins w:id="600" w:author="אורן  ציפורה שור" w:date="2019-12-04T18:19:00Z"/>
          <w:rFonts w:ascii="Calibri" w:hAnsi="Calibri" w:cs="Calibri"/>
          <w:rtl/>
        </w:rPr>
      </w:pPr>
      <w:ins w:id="601" w:author="אורן  ציפורה שור" w:date="2019-12-04T18:19:00Z">
        <w:r>
          <w:rPr>
            <w:rFonts w:ascii="Calibri" w:hAnsi="Calibri" w:cs="Calibri"/>
          </w:rPr>
          <w:t>Vue.Js</w:t>
        </w:r>
        <w:r>
          <w:rPr>
            <w:rFonts w:ascii="Calibri" w:hAnsi="Calibri" w:cs="Times New Roman" w:hint="cs"/>
            <w:rtl/>
          </w:rPr>
          <w:t xml:space="preserve"> היא </w:t>
        </w:r>
        <w:r>
          <w:rPr>
            <w:rFonts w:ascii="Calibri" w:hAnsi="Calibri" w:cs="Calibri"/>
          </w:rPr>
          <w:t>framework</w:t>
        </w:r>
        <w:r>
          <w:rPr>
            <w:rFonts w:ascii="Calibri" w:hAnsi="Calibri" w:cs="Times New Roman" w:hint="cs"/>
            <w:rtl/>
          </w:rPr>
          <w:t xml:space="preserve"> צעיר יחסית</w:t>
        </w:r>
        <w:r>
          <w:rPr>
            <w:rFonts w:ascii="Calibri" w:hAnsi="Calibri" w:cs="Calibri" w:hint="cs"/>
            <w:rtl/>
          </w:rPr>
          <w:t xml:space="preserve">, </w:t>
        </w:r>
        <w:r>
          <w:rPr>
            <w:rFonts w:ascii="Calibri" w:hAnsi="Calibri" w:cs="Times New Roman" w:hint="cs"/>
            <w:rtl/>
          </w:rPr>
          <w:t>ללא חברה גדולה שעומדת מאחוריו</w:t>
        </w:r>
        <w:r>
          <w:rPr>
            <w:rFonts w:ascii="Calibri" w:hAnsi="Calibri" w:cs="Calibri" w:hint="cs"/>
            <w:rtl/>
          </w:rPr>
          <w:t xml:space="preserve">, </w:t>
        </w:r>
        <w:r>
          <w:rPr>
            <w:rFonts w:ascii="Calibri" w:hAnsi="Calibri" w:cs="Times New Roman" w:hint="cs"/>
            <w:rtl/>
          </w:rPr>
          <w:t>או קהילת פיתוח גדולה וחזקה כמו שיש ל</w:t>
        </w:r>
        <w:r>
          <w:rPr>
            <w:rFonts w:ascii="Calibri" w:hAnsi="Calibri" w:cs="Calibri"/>
          </w:rPr>
          <w:t>React</w:t>
        </w:r>
        <w:r>
          <w:rPr>
            <w:rFonts w:ascii="Calibri" w:hAnsi="Calibri" w:cs="Times New Roman" w:hint="cs"/>
            <w:rtl/>
          </w:rPr>
          <w:t xml:space="preserve"> ול</w:t>
        </w:r>
        <w:r>
          <w:rPr>
            <w:rFonts w:ascii="Calibri" w:hAnsi="Calibri" w:cs="Calibri"/>
          </w:rPr>
          <w:t>Angular</w:t>
        </w:r>
        <w:r>
          <w:rPr>
            <w:rFonts w:ascii="Calibri" w:hAnsi="Calibri" w:cs="Calibri" w:hint="cs"/>
            <w:rtl/>
          </w:rPr>
          <w:t xml:space="preserve">. </w:t>
        </w:r>
        <w:r>
          <w:rPr>
            <w:rFonts w:ascii="Calibri" w:hAnsi="Calibri" w:cs="Times New Roman" w:hint="cs"/>
            <w:rtl/>
          </w:rPr>
          <w:t>לכן ישנן כרגע פחות חבילות מוכנות</w:t>
        </w:r>
        <w:r>
          <w:rPr>
            <w:rFonts w:ascii="Calibri" w:hAnsi="Calibri" w:cs="Calibri" w:hint="cs"/>
            <w:rtl/>
          </w:rPr>
          <w:t xml:space="preserve">, </w:t>
        </w:r>
        <w:r>
          <w:rPr>
            <w:rFonts w:ascii="Calibri" w:hAnsi="Calibri" w:cs="Times New Roman" w:hint="cs"/>
            <w:rtl/>
          </w:rPr>
          <w:t>ופחות תמיכה</w:t>
        </w:r>
        <w:r>
          <w:rPr>
            <w:rFonts w:ascii="Calibri" w:hAnsi="Calibri" w:cs="Calibri" w:hint="cs"/>
            <w:rtl/>
          </w:rPr>
          <w:t>.</w:t>
        </w:r>
      </w:ins>
    </w:p>
    <w:p w14:paraId="25449C58" w14:textId="77777777" w:rsidR="001768C8" w:rsidRDefault="001768C8" w:rsidP="001768C8">
      <w:pPr>
        <w:pStyle w:val="ListParagraph"/>
        <w:bidi/>
        <w:ind w:left="1800" w:hanging="720"/>
        <w:rPr>
          <w:ins w:id="602" w:author="אורן  ציפורה שור" w:date="2019-12-04T18:19:00Z"/>
          <w:rFonts w:ascii="Calibri" w:hAnsi="Calibri" w:cs="Calibri"/>
          <w:rtl/>
        </w:rPr>
      </w:pPr>
    </w:p>
    <w:p w14:paraId="542E92F7" w14:textId="77777777" w:rsidR="001768C8" w:rsidRDefault="001768C8" w:rsidP="001768C8">
      <w:pPr>
        <w:pStyle w:val="ListParagraph"/>
        <w:bidi/>
        <w:ind w:left="1800" w:hanging="720"/>
        <w:rPr>
          <w:ins w:id="603" w:author="אורן  ציפורה שור" w:date="2019-12-04T18:19:00Z"/>
          <w:rFonts w:ascii="Calibri" w:hAnsi="Calibri" w:cs="Calibri"/>
        </w:rPr>
      </w:pPr>
      <w:ins w:id="604" w:author="אורן  ציפורה שור" w:date="2019-12-04T18:19:00Z">
        <w:r>
          <w:rPr>
            <w:rFonts w:ascii="Calibri" w:hAnsi="Calibri" w:cs="Calibri"/>
          </w:rPr>
          <w:t>jQuery</w:t>
        </w:r>
        <w:r>
          <w:rPr>
            <w:rFonts w:ascii="Calibri" w:hAnsi="Calibri" w:cs="Times New Roman" w:hint="cs"/>
            <w:rtl/>
          </w:rPr>
          <w:t xml:space="preserve"> היא סיפרייה  של </w:t>
        </w:r>
        <w:r>
          <w:rPr>
            <w:rFonts w:ascii="Calibri" w:hAnsi="Calibri" w:cs="Calibri"/>
          </w:rPr>
          <w:t>JavaScript</w:t>
        </w:r>
        <w:r>
          <w:rPr>
            <w:rFonts w:ascii="Calibri" w:hAnsi="Calibri" w:cs="Times New Roman" w:hint="cs"/>
            <w:rtl/>
          </w:rPr>
          <w:t xml:space="preserve"> אשר מאפשרת לבצע מניפולצייה על ה</w:t>
        </w:r>
        <w:r>
          <w:rPr>
            <w:rFonts w:ascii="Calibri" w:hAnsi="Calibri" w:cs="Calibri" w:hint="cs"/>
          </w:rPr>
          <w:t>D</w:t>
        </w:r>
        <w:r>
          <w:rPr>
            <w:rFonts w:ascii="Calibri" w:hAnsi="Calibri" w:cs="Calibri"/>
          </w:rPr>
          <w:t>OM</w:t>
        </w:r>
        <w:r>
          <w:rPr>
            <w:rFonts w:ascii="Calibri" w:hAnsi="Calibri" w:cs="Times New Roman" w:hint="cs"/>
            <w:rtl/>
          </w:rPr>
          <w:t xml:space="preserve"> באופן דינאמי בזמן הריצה</w:t>
        </w:r>
        <w:r>
          <w:rPr>
            <w:rFonts w:ascii="Calibri" w:hAnsi="Calibri" w:cs="Calibri" w:hint="cs"/>
            <w:rtl/>
          </w:rPr>
          <w:t>.</w:t>
        </w:r>
      </w:ins>
    </w:p>
    <w:p w14:paraId="19C8F403" w14:textId="77777777" w:rsidR="001768C8" w:rsidRDefault="001768C8" w:rsidP="001768C8">
      <w:pPr>
        <w:pStyle w:val="ListParagraph"/>
        <w:bidi/>
        <w:ind w:left="1095"/>
        <w:rPr>
          <w:ins w:id="605" w:author="אורן  ציפורה שור" w:date="2019-12-04T18:19:00Z"/>
          <w:rFonts w:ascii="Calibri" w:hAnsi="Calibri" w:cs="Calibri"/>
          <w:rtl/>
        </w:rPr>
      </w:pPr>
      <w:ins w:id="606" w:author="אורן  ציפורה שור" w:date="2019-12-04T18:19:00Z">
        <w:r>
          <w:rPr>
            <w:rFonts w:ascii="Calibri" w:hAnsi="Calibri" w:cs="Times New Roman" w:hint="cs"/>
            <w:rtl/>
          </w:rPr>
          <w:t>בדומה ל</w:t>
        </w:r>
        <w:r>
          <w:rPr>
            <w:rFonts w:ascii="Calibri" w:hAnsi="Calibri" w:cs="Calibri"/>
          </w:rPr>
          <w:t>React</w:t>
        </w:r>
        <w:r>
          <w:rPr>
            <w:rFonts w:ascii="Calibri" w:hAnsi="Calibri" w:cs="Calibri" w:hint="cs"/>
            <w:rtl/>
          </w:rPr>
          <w:t xml:space="preserve">, </w:t>
        </w:r>
        <w:r>
          <w:rPr>
            <w:rFonts w:ascii="Calibri" w:hAnsi="Calibri" w:cs="Times New Roman" w:hint="cs"/>
            <w:rtl/>
          </w:rPr>
          <w:t>שימוש ב</w:t>
        </w:r>
        <w:r>
          <w:rPr>
            <w:rFonts w:ascii="Calibri" w:hAnsi="Calibri" w:cs="Calibri"/>
          </w:rPr>
          <w:t>jQuery</w:t>
        </w:r>
        <w:r>
          <w:rPr>
            <w:rFonts w:ascii="Calibri" w:hAnsi="Calibri" w:cs="Times New Roman" w:hint="cs"/>
            <w:rtl/>
          </w:rPr>
          <w:t xml:space="preserve"> ידרוש מאיתנו שימוש בחבילות נוספות</w:t>
        </w:r>
        <w:r>
          <w:rPr>
            <w:rFonts w:ascii="Calibri" w:hAnsi="Calibri" w:cs="Calibri" w:hint="cs"/>
            <w:rtl/>
          </w:rPr>
          <w:t xml:space="preserve">, </w:t>
        </w:r>
        <w:r>
          <w:rPr>
            <w:rFonts w:ascii="Calibri" w:hAnsi="Calibri" w:cs="Times New Roman" w:hint="cs"/>
            <w:rtl/>
          </w:rPr>
          <w:t>שכן מדובר בחבילה בלבד</w:t>
        </w:r>
        <w:r>
          <w:rPr>
            <w:rFonts w:ascii="Calibri" w:hAnsi="Calibri" w:cs="Calibri" w:hint="cs"/>
            <w:rtl/>
          </w:rPr>
          <w:t xml:space="preserve">, </w:t>
        </w:r>
        <w:r>
          <w:rPr>
            <w:rFonts w:ascii="Calibri" w:hAnsi="Calibri" w:cs="Times New Roman" w:hint="cs"/>
            <w:rtl/>
          </w:rPr>
          <w:t>ולא ב</w:t>
        </w:r>
        <w:r>
          <w:rPr>
            <w:rFonts w:ascii="Calibri" w:hAnsi="Calibri" w:cs="Calibri"/>
          </w:rPr>
          <w:t>framework</w:t>
        </w:r>
        <w:r>
          <w:rPr>
            <w:rFonts w:ascii="Calibri" w:hAnsi="Calibri" w:cs="Times New Roman" w:hint="cs"/>
            <w:rtl/>
          </w:rPr>
          <w:t xml:space="preserve"> שלם</w:t>
        </w:r>
        <w:r>
          <w:rPr>
            <w:rFonts w:ascii="Calibri" w:hAnsi="Calibri" w:cs="Calibri" w:hint="cs"/>
            <w:rtl/>
          </w:rPr>
          <w:t xml:space="preserve">. </w:t>
        </w:r>
        <w:r>
          <w:rPr>
            <w:rFonts w:ascii="Calibri" w:hAnsi="Calibri" w:cs="Times New Roman" w:hint="cs"/>
            <w:rtl/>
          </w:rPr>
          <w:t>כמו כן</w:t>
        </w:r>
        <w:r>
          <w:rPr>
            <w:rFonts w:ascii="Calibri" w:hAnsi="Calibri" w:cs="Calibri" w:hint="cs"/>
            <w:rtl/>
          </w:rPr>
          <w:t xml:space="preserve">, </w:t>
        </w:r>
        <w:r>
          <w:rPr>
            <w:rFonts w:ascii="Calibri" w:hAnsi="Calibri" w:cs="Times New Roman" w:hint="cs"/>
            <w:rtl/>
          </w:rPr>
          <w:t>אין את ההפרדה המוגדרת ל</w:t>
        </w:r>
        <w:r>
          <w:rPr>
            <w:rFonts w:ascii="Calibri" w:hAnsi="Calibri" w:cs="Calibri"/>
          </w:rPr>
          <w:t>MVC</w:t>
        </w:r>
        <w:r>
          <w:rPr>
            <w:rFonts w:ascii="Calibri" w:hAnsi="Calibri" w:cs="Calibri" w:hint="cs"/>
            <w:rtl/>
          </w:rPr>
          <w:t xml:space="preserve">. </w:t>
        </w:r>
        <w:r>
          <w:rPr>
            <w:rFonts w:ascii="Calibri" w:hAnsi="Calibri" w:cs="Times New Roman" w:hint="cs"/>
            <w:rtl/>
          </w:rPr>
          <w:t>בנוסף</w:t>
        </w:r>
        <w:r>
          <w:rPr>
            <w:rFonts w:ascii="Calibri" w:hAnsi="Calibri" w:cs="Calibri" w:hint="cs"/>
            <w:rtl/>
          </w:rPr>
          <w:t xml:space="preserve">, </w:t>
        </w:r>
        <w:r>
          <w:rPr>
            <w:rFonts w:ascii="Calibri" w:hAnsi="Calibri" w:cs="Calibri"/>
          </w:rPr>
          <w:t>Angular</w:t>
        </w:r>
        <w:r>
          <w:rPr>
            <w:rFonts w:ascii="Calibri" w:hAnsi="Calibri" w:cs="Times New Roman" w:hint="cs"/>
            <w:rtl/>
          </w:rPr>
          <w:t xml:space="preserve"> תומכת ב</w:t>
        </w:r>
        <w:r>
          <w:rPr>
            <w:rFonts w:ascii="Calibri" w:hAnsi="Calibri" w:cs="Calibri"/>
          </w:rPr>
          <w:t>data binding</w:t>
        </w:r>
        <w:r>
          <w:rPr>
            <w:rFonts w:ascii="Calibri" w:hAnsi="Calibri" w:cs="Calibri" w:hint="cs"/>
            <w:rtl/>
          </w:rPr>
          <w:t xml:space="preserve">, </w:t>
        </w:r>
        <w:r>
          <w:rPr>
            <w:rFonts w:ascii="Calibri" w:hAnsi="Calibri" w:cs="Times New Roman" w:hint="cs"/>
            <w:rtl/>
          </w:rPr>
          <w:t>בעוד ב</w:t>
        </w:r>
        <w:r>
          <w:rPr>
            <w:rFonts w:ascii="Calibri" w:hAnsi="Calibri" w:cs="Calibri"/>
          </w:rPr>
          <w:t>jQuery</w:t>
        </w:r>
        <w:r>
          <w:rPr>
            <w:rFonts w:ascii="Calibri" w:hAnsi="Calibri" w:cs="Times New Roman" w:hint="cs"/>
            <w:rtl/>
          </w:rPr>
          <w:t xml:space="preserve"> יש צורך לטפל בכל מקום שבוא נרצה לקשר בין </w:t>
        </w:r>
        <w:r>
          <w:rPr>
            <w:rFonts w:ascii="Calibri" w:hAnsi="Calibri" w:cs="Calibri"/>
          </w:rPr>
          <w:t>data</w:t>
        </w:r>
        <w:r>
          <w:rPr>
            <w:rFonts w:ascii="Calibri" w:hAnsi="Calibri" w:cs="Times New Roman" w:hint="cs"/>
            <w:rtl/>
          </w:rPr>
          <w:t xml:space="preserve"> לבין תצוגה באופן ידני</w:t>
        </w:r>
        <w:r>
          <w:rPr>
            <w:rFonts w:ascii="Calibri" w:hAnsi="Calibri" w:cs="Calibri" w:hint="cs"/>
            <w:rtl/>
          </w:rPr>
          <w:t xml:space="preserve">. </w:t>
        </w:r>
      </w:ins>
    </w:p>
    <w:p w14:paraId="4D45C83E" w14:textId="77777777" w:rsidR="001768C8" w:rsidRDefault="001768C8" w:rsidP="001768C8">
      <w:pPr>
        <w:pStyle w:val="ListParagraph"/>
        <w:bidi/>
        <w:ind w:left="1095"/>
        <w:rPr>
          <w:ins w:id="607" w:author="אורן  ציפורה שור" w:date="2019-12-04T18:19:00Z"/>
          <w:rFonts w:ascii="Calibri" w:hAnsi="Calibri" w:cs="Calibri"/>
          <w:rtl/>
        </w:rPr>
      </w:pPr>
    </w:p>
    <w:p w14:paraId="091FD25C" w14:textId="77777777" w:rsidR="001768C8" w:rsidRPr="009561A7" w:rsidRDefault="001768C8" w:rsidP="001768C8">
      <w:pPr>
        <w:pStyle w:val="ListParagraph"/>
        <w:bidi/>
        <w:ind w:left="1095"/>
        <w:rPr>
          <w:ins w:id="608" w:author="אורן  ציפורה שור" w:date="2019-12-04T18:19:00Z"/>
          <w:rFonts w:ascii="Calibri" w:hAnsi="Calibri" w:cs="Calibri"/>
          <w:rtl/>
        </w:rPr>
      </w:pPr>
      <w:ins w:id="609" w:author="אורן  ציפורה שור" w:date="2019-12-04T18:19:00Z">
        <w:r>
          <w:rPr>
            <w:rFonts w:ascii="Calibri" w:hAnsi="Calibri" w:cs="Times New Roman" w:hint="cs"/>
            <w:rtl/>
          </w:rPr>
          <w:t>אם כן</w:t>
        </w:r>
        <w:r>
          <w:rPr>
            <w:rFonts w:ascii="Calibri" w:hAnsi="Calibri" w:cs="Calibri" w:hint="cs"/>
            <w:rtl/>
          </w:rPr>
          <w:t xml:space="preserve">, </w:t>
        </w:r>
        <w:r>
          <w:rPr>
            <w:rFonts w:ascii="Calibri" w:hAnsi="Calibri" w:cs="Times New Roman" w:hint="cs"/>
            <w:rtl/>
          </w:rPr>
          <w:t>בחרנו ב</w:t>
        </w:r>
        <w:r>
          <w:rPr>
            <w:rFonts w:ascii="Calibri" w:hAnsi="Calibri" w:cs="Calibri"/>
          </w:rPr>
          <w:t>Angular</w:t>
        </w:r>
        <w:r>
          <w:rPr>
            <w:rFonts w:ascii="Calibri" w:hAnsi="Calibri" w:cs="Times New Roman" w:hint="cs"/>
            <w:rtl/>
          </w:rPr>
          <w:t xml:space="preserve"> לאור העובדה שמדובר ב</w:t>
        </w:r>
        <w:r>
          <w:rPr>
            <w:rFonts w:ascii="Calibri" w:hAnsi="Calibri" w:cs="Calibri"/>
          </w:rPr>
          <w:t>framework</w:t>
        </w:r>
        <w:r>
          <w:rPr>
            <w:rFonts w:ascii="Calibri" w:hAnsi="Calibri" w:cs="Times New Roman" w:hint="cs"/>
            <w:rtl/>
          </w:rPr>
          <w:t xml:space="preserve"> עם תמיכה גדולה</w:t>
        </w:r>
        <w:r>
          <w:rPr>
            <w:rFonts w:ascii="Calibri" w:hAnsi="Calibri" w:cs="Calibri" w:hint="cs"/>
            <w:rtl/>
          </w:rPr>
          <w:t xml:space="preserve">, </w:t>
        </w:r>
        <w:r>
          <w:rPr>
            <w:rFonts w:ascii="Calibri" w:hAnsi="Calibri" w:cs="Times New Roman" w:hint="cs"/>
            <w:rtl/>
          </w:rPr>
          <w:t>שכולל פונקציונאליות רבה שנזדקק לה</w:t>
        </w:r>
        <w:r>
          <w:rPr>
            <w:rFonts w:ascii="Calibri" w:hAnsi="Calibri" w:cs="Calibri" w:hint="cs"/>
            <w:rtl/>
          </w:rPr>
          <w:t xml:space="preserve">. </w:t>
        </w:r>
        <w:r>
          <w:rPr>
            <w:rFonts w:ascii="Calibri" w:hAnsi="Calibri" w:cs="Times New Roman" w:hint="cs"/>
            <w:rtl/>
          </w:rPr>
          <w:t>כמו כן</w:t>
        </w:r>
        <w:r>
          <w:rPr>
            <w:rFonts w:ascii="Calibri" w:hAnsi="Calibri" w:cs="Calibri" w:hint="cs"/>
            <w:rtl/>
          </w:rPr>
          <w:t xml:space="preserve">, </w:t>
        </w:r>
        <w:r>
          <w:rPr>
            <w:rFonts w:ascii="Calibri" w:hAnsi="Calibri" w:cs="Times New Roman" w:hint="cs"/>
            <w:rtl/>
          </w:rPr>
          <w:t>החלוקה המוגדרת ל</w:t>
        </w:r>
        <w:r>
          <w:rPr>
            <w:rFonts w:ascii="Calibri" w:hAnsi="Calibri" w:cs="Calibri"/>
          </w:rPr>
          <w:t>MVC</w:t>
        </w:r>
        <w:r>
          <w:rPr>
            <w:rFonts w:ascii="Calibri" w:hAnsi="Calibri" w:cs="Times New Roman" w:hint="cs"/>
            <w:rtl/>
          </w:rPr>
          <w:t xml:space="preserve"> תאפשר לנו לכתוב קוד בצורה יעילה יותר</w:t>
        </w:r>
        <w:r>
          <w:rPr>
            <w:rFonts w:ascii="Calibri" w:hAnsi="Calibri" w:cs="Calibri" w:hint="cs"/>
            <w:rtl/>
          </w:rPr>
          <w:t>.</w:t>
        </w:r>
      </w:ins>
    </w:p>
    <w:p w14:paraId="24D5D31D" w14:textId="77777777" w:rsidR="001768C8" w:rsidRPr="00E42825" w:rsidRDefault="001768C8" w:rsidP="001768C8">
      <w:pPr>
        <w:pStyle w:val="ListParagraph"/>
        <w:bidi/>
        <w:ind w:left="1440" w:hanging="720"/>
        <w:rPr>
          <w:ins w:id="610" w:author="אורן  ציפורה שור" w:date="2019-12-04T18:19:00Z"/>
          <w:rFonts w:ascii="David" w:hAnsi="David" w:cs="David"/>
          <w:rPrChange w:id="611" w:author="עילי פרידמן" w:date="2019-12-08T18:43:00Z">
            <w:rPr>
              <w:ins w:id="612" w:author="אורן  ציפורה שור" w:date="2019-12-04T18:19:00Z"/>
              <w:rFonts w:ascii="Calibri" w:hAnsi="Calibri" w:cs="Calibri"/>
            </w:rPr>
          </w:rPrChange>
        </w:rPr>
      </w:pPr>
    </w:p>
    <w:p w14:paraId="6E13E5B7" w14:textId="17CA8702" w:rsidR="00E42825" w:rsidRDefault="00E42825">
      <w:pPr>
        <w:rPr>
          <w:ins w:id="613" w:author="עילי פרידמן" w:date="2019-12-08T18:46:00Z"/>
          <w:rFonts w:ascii="David" w:hAnsi="David" w:cs="David"/>
          <w:rtl/>
        </w:rPr>
      </w:pPr>
      <w:ins w:id="614" w:author="עילי פרידמן" w:date="2019-12-08T18:46:00Z">
        <w:r>
          <w:rPr>
            <w:rFonts w:ascii="David" w:hAnsi="David" w:cs="David"/>
            <w:rtl/>
          </w:rPr>
          <w:br w:type="page"/>
        </w:r>
      </w:ins>
    </w:p>
    <w:p w14:paraId="4FAA074E" w14:textId="77777777" w:rsidR="00E42825" w:rsidRPr="00E42825" w:rsidRDefault="00E42825" w:rsidP="00E42825">
      <w:pPr>
        <w:pStyle w:val="ListParagraph"/>
        <w:bidi/>
        <w:ind w:left="1440" w:hanging="720"/>
        <w:rPr>
          <w:ins w:id="615" w:author="עילי פרידמן" w:date="2019-12-08T18:43:00Z"/>
          <w:rFonts w:ascii="David" w:hAnsi="David" w:cs="David"/>
          <w:rPrChange w:id="616" w:author="עילי פרידמן" w:date="2019-12-08T18:43:00Z">
            <w:rPr>
              <w:ins w:id="617" w:author="עילי פרידמן" w:date="2019-12-08T18:43:00Z"/>
              <w:rFonts w:ascii="Calibri" w:hAnsi="Calibri" w:cs="Calibri"/>
            </w:rPr>
          </w:rPrChange>
        </w:rPr>
      </w:pPr>
    </w:p>
    <w:p w14:paraId="0C6099CA" w14:textId="77777777" w:rsidR="00E42825" w:rsidRPr="00E42825" w:rsidRDefault="00E42825" w:rsidP="00E42825">
      <w:pPr>
        <w:pStyle w:val="ListParagraph"/>
        <w:numPr>
          <w:ilvl w:val="0"/>
          <w:numId w:val="10"/>
        </w:numPr>
        <w:bidi/>
        <w:rPr>
          <w:ins w:id="618" w:author="עילי פרידמן" w:date="2019-12-08T18:43:00Z"/>
          <w:rFonts w:ascii="David" w:hAnsi="David" w:cs="David"/>
          <w:rPrChange w:id="619" w:author="עילי פרידמן" w:date="2019-12-08T18:43:00Z">
            <w:rPr>
              <w:ins w:id="620" w:author="עילי פרידמן" w:date="2019-12-08T18:43:00Z"/>
              <w:rFonts w:ascii="Calibri" w:hAnsi="Calibri" w:cs="Calibri"/>
              <w:highlight w:val="yellow"/>
            </w:rPr>
          </w:rPrChange>
        </w:rPr>
      </w:pPr>
      <w:ins w:id="621" w:author="עילי פרידמן" w:date="2019-12-08T18:43:00Z">
        <w:r w:rsidRPr="00E42825">
          <w:rPr>
            <w:rFonts w:ascii="David" w:hAnsi="David" w:cs="David"/>
            <w:rPrChange w:id="622" w:author="עילי פרידמן" w:date="2019-12-08T18:43:00Z">
              <w:rPr>
                <w:rFonts w:ascii="Calibri" w:hAnsi="Calibri" w:cs="Calibri"/>
                <w:highlight w:val="yellow"/>
              </w:rPr>
            </w:rPrChange>
          </w:rPr>
          <w:t>DBs</w:t>
        </w:r>
        <w:r w:rsidRPr="00E42825">
          <w:rPr>
            <w:rFonts w:ascii="David" w:hAnsi="David" w:cs="David"/>
            <w:rtl/>
            <w:rPrChange w:id="623" w:author="עילי פרידמן" w:date="2019-12-08T18:43:00Z">
              <w:rPr>
                <w:rFonts w:ascii="Calibri" w:hAnsi="Calibri" w:cs="Calibri" w:hint="cs"/>
                <w:highlight w:val="yellow"/>
                <w:rtl/>
              </w:rPr>
            </w:rPrChange>
          </w:rPr>
          <w:t xml:space="preserve">: </w:t>
        </w:r>
      </w:ins>
    </w:p>
    <w:p w14:paraId="70F89B0B" w14:textId="77777777" w:rsidR="00E42825" w:rsidRPr="00E42825" w:rsidRDefault="00E42825" w:rsidP="00E42825">
      <w:pPr>
        <w:pStyle w:val="ListParagraph"/>
        <w:bidi/>
        <w:ind w:left="1080"/>
        <w:rPr>
          <w:ins w:id="624" w:author="עילי פרידמן" w:date="2019-12-08T18:43:00Z"/>
          <w:rFonts w:ascii="David" w:hAnsi="David" w:cs="David"/>
          <w:rtl/>
          <w:rPrChange w:id="625" w:author="עילי פרידמן" w:date="2019-12-08T18:43:00Z">
            <w:rPr>
              <w:ins w:id="626" w:author="עילי פרידמן" w:date="2019-12-08T18:43:00Z"/>
              <w:rFonts w:ascii="Calibri" w:hAnsi="Calibri" w:cs="Calibri"/>
              <w:highlight w:val="yellow"/>
              <w:rtl/>
            </w:rPr>
          </w:rPrChange>
        </w:rPr>
      </w:pPr>
      <w:ins w:id="627" w:author="עילי פרידמן" w:date="2019-12-08T18:43:00Z">
        <w:r w:rsidRPr="00E42825">
          <w:rPr>
            <w:rFonts w:ascii="David" w:hAnsi="David" w:cs="David"/>
            <w:rtl/>
            <w:rPrChange w:id="628" w:author="עילי פרידמן" w:date="2019-12-08T18:43:00Z">
              <w:rPr>
                <w:rFonts w:ascii="Calibri" w:hAnsi="Calibri" w:cs="Calibri" w:hint="cs"/>
                <w:highlight w:val="yellow"/>
                <w:rtl/>
              </w:rPr>
            </w:rPrChange>
          </w:rPr>
          <w:t>נתייחס תחילה לשלוש דרכים עקרוניות לניהול המידע בבסיס הנתונים.</w:t>
        </w:r>
      </w:ins>
    </w:p>
    <w:p w14:paraId="0C60EBD6" w14:textId="77777777" w:rsidR="00E42825" w:rsidRPr="00E42825" w:rsidRDefault="00E42825" w:rsidP="00E42825">
      <w:pPr>
        <w:pStyle w:val="ListParagraph"/>
        <w:numPr>
          <w:ilvl w:val="0"/>
          <w:numId w:val="12"/>
        </w:numPr>
        <w:bidi/>
        <w:rPr>
          <w:ins w:id="629" w:author="עילי פרידמן" w:date="2019-12-08T18:43:00Z"/>
          <w:rFonts w:ascii="David" w:hAnsi="David" w:cs="David"/>
          <w:rPrChange w:id="630" w:author="עילי פרידמן" w:date="2019-12-08T18:43:00Z">
            <w:rPr>
              <w:ins w:id="631" w:author="עילי פרידמן" w:date="2019-12-08T18:43:00Z"/>
              <w:rFonts w:ascii="Calibri" w:hAnsi="Calibri" w:cs="Calibri"/>
              <w:highlight w:val="yellow"/>
            </w:rPr>
          </w:rPrChange>
        </w:rPr>
      </w:pPr>
      <w:ins w:id="632" w:author="עילי פרידמן" w:date="2019-12-08T18:43:00Z">
        <w:r w:rsidRPr="00E42825">
          <w:rPr>
            <w:rFonts w:ascii="David" w:hAnsi="David" w:cs="David"/>
            <w:rtl/>
            <w:rPrChange w:id="633" w:author="עילי פרידמן" w:date="2019-12-08T18:43:00Z">
              <w:rPr>
                <w:rFonts w:ascii="Calibri" w:hAnsi="Calibri" w:cs="Calibri" w:hint="cs"/>
                <w:highlight w:val="yellow"/>
                <w:rtl/>
              </w:rPr>
            </w:rPrChange>
          </w:rPr>
          <w:t>בסיס נתונים רלציוני: זהו בסיס הנתונים שנמצא בשימוש הנרחב ביותר נכון להיום. ביסוד בסיס הנתונים מוגדרות טבלאות (רלציות) בעלות מבנה מוגדר, אשר בהן מסודר המידע. בכל רלציה מוגדר מפתח (שדה אחד או יותר) אשר מזהה באופן חד-ערכי רשומה בטבלה.</w:t>
        </w:r>
      </w:ins>
    </w:p>
    <w:p w14:paraId="7D442783" w14:textId="77777777" w:rsidR="00E42825" w:rsidRPr="00E42825" w:rsidRDefault="00E42825" w:rsidP="00E42825">
      <w:pPr>
        <w:pStyle w:val="ListParagraph"/>
        <w:numPr>
          <w:ilvl w:val="0"/>
          <w:numId w:val="12"/>
        </w:numPr>
        <w:bidi/>
        <w:rPr>
          <w:ins w:id="634" w:author="עילי פרידמן" w:date="2019-12-08T18:43:00Z"/>
          <w:rFonts w:ascii="David" w:hAnsi="David" w:cs="David"/>
          <w:rPrChange w:id="635" w:author="עילי פרידמן" w:date="2019-12-08T18:43:00Z">
            <w:rPr>
              <w:ins w:id="636" w:author="עילי פרידמן" w:date="2019-12-08T18:43:00Z"/>
              <w:rFonts w:ascii="Calibri" w:hAnsi="Calibri" w:cs="Calibri"/>
              <w:highlight w:val="yellow"/>
            </w:rPr>
          </w:rPrChange>
        </w:rPr>
      </w:pPr>
      <w:ins w:id="637" w:author="עילי פרידמן" w:date="2019-12-08T18:43:00Z">
        <w:r w:rsidRPr="00E42825">
          <w:rPr>
            <w:rFonts w:ascii="David" w:hAnsi="David" w:cs="David"/>
            <w:rtl/>
            <w:rPrChange w:id="638" w:author="עילי פרידמן" w:date="2019-12-08T18:43:00Z">
              <w:rPr>
                <w:rFonts w:ascii="Calibri" w:hAnsi="Calibri" w:cs="Calibri"/>
                <w:highlight w:val="yellow"/>
                <w:rtl/>
              </w:rPr>
            </w:rPrChange>
          </w:rPr>
          <w:t xml:space="preserve">בסיס נתונים גרפי: בסיס נתונים גרפי מתאים מאוד במקרים בהם המידע שנשמר והיחסים שבין פרטי המידע, מיוצגים בקלות באמצעות גרף (לדוגמה – רשתות חברתיות, תשתית כבישים ועוד). </w:t>
        </w:r>
      </w:ins>
    </w:p>
    <w:p w14:paraId="3AACC453" w14:textId="77777777" w:rsidR="00E42825" w:rsidRPr="00E42825" w:rsidRDefault="00E42825" w:rsidP="00E42825">
      <w:pPr>
        <w:pStyle w:val="ListParagraph"/>
        <w:numPr>
          <w:ilvl w:val="0"/>
          <w:numId w:val="12"/>
        </w:numPr>
        <w:bidi/>
        <w:rPr>
          <w:ins w:id="639" w:author="עילי פרידמן" w:date="2019-12-08T18:43:00Z"/>
          <w:rFonts w:ascii="David" w:hAnsi="David" w:cs="David"/>
          <w:rPrChange w:id="640" w:author="עילי פרידמן" w:date="2019-12-08T18:43:00Z">
            <w:rPr>
              <w:ins w:id="641" w:author="עילי פרידמן" w:date="2019-12-08T18:43:00Z"/>
              <w:rFonts w:ascii="Calibri" w:hAnsi="Calibri" w:cs="Calibri"/>
              <w:highlight w:val="yellow"/>
            </w:rPr>
          </w:rPrChange>
        </w:rPr>
      </w:pPr>
      <w:ins w:id="642" w:author="עילי פרידמן" w:date="2019-12-08T18:43:00Z">
        <w:r w:rsidRPr="00E42825">
          <w:rPr>
            <w:rFonts w:ascii="David" w:hAnsi="David" w:cs="David"/>
            <w:rtl/>
            <w:rPrChange w:id="643" w:author="עילי פרידמן" w:date="2019-12-08T18:43:00Z">
              <w:rPr>
                <w:rFonts w:ascii="Calibri" w:hAnsi="Calibri" w:cs="Calibri" w:hint="cs"/>
                <w:highlight w:val="yellow"/>
                <w:rtl/>
              </w:rPr>
            </w:rPrChange>
          </w:rPr>
          <w:t xml:space="preserve">בסיס נתונים מבוסס מסמכים: בבסיס נתונים זה נשמרים מסמכים בעלי שדות, ובשדות אלו נשמר המידע. עבור כל מסמך ישנו </w:t>
        </w:r>
        <w:r w:rsidRPr="00E42825">
          <w:rPr>
            <w:rFonts w:ascii="David" w:hAnsi="David" w:cs="David"/>
            <w:rPrChange w:id="644" w:author="עילי פרידמן" w:date="2019-12-08T18:43:00Z">
              <w:rPr>
                <w:rFonts w:ascii="Calibri" w:hAnsi="Calibri" w:cs="Calibri"/>
                <w:highlight w:val="yellow"/>
              </w:rPr>
            </w:rPrChange>
          </w:rPr>
          <w:t>ID</w:t>
        </w:r>
        <w:r w:rsidRPr="00E42825">
          <w:rPr>
            <w:rFonts w:ascii="David" w:hAnsi="David" w:cs="David"/>
            <w:rtl/>
            <w:rPrChange w:id="645" w:author="עילי פרידמן" w:date="2019-12-08T18:43:00Z">
              <w:rPr>
                <w:rFonts w:ascii="Calibri" w:hAnsi="Calibri" w:cs="Calibri" w:hint="cs"/>
                <w:highlight w:val="yellow"/>
                <w:rtl/>
              </w:rPr>
            </w:rPrChange>
          </w:rPr>
          <w:t xml:space="preserve"> אשר מזהה אותו באופן חד ערכי. ישנו סינטקס אשר מאפשר הרצת שאילתות כדוגמת "החזר את כל המסמכים שיש להם שדה </w:t>
        </w:r>
        <w:r w:rsidRPr="00E42825">
          <w:rPr>
            <w:rFonts w:ascii="David" w:hAnsi="David" w:cs="David"/>
            <w:rPrChange w:id="646" w:author="עילי פרידמן" w:date="2019-12-08T18:43:00Z">
              <w:rPr>
                <w:rFonts w:ascii="Calibri" w:hAnsi="Calibri" w:cs="Calibri"/>
                <w:highlight w:val="yellow"/>
              </w:rPr>
            </w:rPrChange>
          </w:rPr>
          <w:t>number</w:t>
        </w:r>
        <w:r w:rsidRPr="00E42825">
          <w:rPr>
            <w:rFonts w:ascii="David" w:hAnsi="David" w:cs="David"/>
            <w:rtl/>
            <w:rPrChange w:id="647" w:author="עילי פרידמן" w:date="2019-12-08T18:43:00Z">
              <w:rPr>
                <w:rFonts w:ascii="Calibri" w:hAnsi="Calibri" w:cs="Calibri" w:hint="cs"/>
                <w:highlight w:val="yellow"/>
                <w:rtl/>
              </w:rPr>
            </w:rPrChange>
          </w:rPr>
          <w:t xml:space="preserve"> וערכו הוא 2".</w:t>
        </w:r>
      </w:ins>
    </w:p>
    <w:p w14:paraId="10F4882F" w14:textId="77777777" w:rsidR="00E42825" w:rsidRPr="00E42825" w:rsidRDefault="00E42825" w:rsidP="00E42825">
      <w:pPr>
        <w:pStyle w:val="ListParagraph"/>
        <w:bidi/>
        <w:ind w:left="1440"/>
        <w:rPr>
          <w:ins w:id="648" w:author="עילי פרידמן" w:date="2019-12-08T18:43:00Z"/>
          <w:rFonts w:ascii="David" w:hAnsi="David" w:cs="David"/>
          <w:rtl/>
          <w:rPrChange w:id="649" w:author="עילי פרידמן" w:date="2019-12-08T18:43:00Z">
            <w:rPr>
              <w:ins w:id="650" w:author="עילי פרידמן" w:date="2019-12-08T18:43:00Z"/>
              <w:rFonts w:ascii="Calibri" w:hAnsi="Calibri" w:cs="Calibri"/>
              <w:highlight w:val="yellow"/>
              <w:rtl/>
            </w:rPr>
          </w:rPrChange>
        </w:rPr>
      </w:pPr>
    </w:p>
    <w:tbl>
      <w:tblPr>
        <w:tblStyle w:val="TableGrid"/>
        <w:bidiVisual/>
        <w:tblW w:w="0" w:type="auto"/>
        <w:tblInd w:w="1440" w:type="dxa"/>
        <w:tblLook w:val="04A0" w:firstRow="1" w:lastRow="0" w:firstColumn="1" w:lastColumn="0" w:noHBand="0" w:noVBand="1"/>
      </w:tblPr>
      <w:tblGrid>
        <w:gridCol w:w="2220"/>
        <w:gridCol w:w="2384"/>
        <w:gridCol w:w="2306"/>
        <w:gridCol w:w="2440"/>
      </w:tblGrid>
      <w:tr w:rsidR="00E42825" w:rsidRPr="00E42825" w14:paraId="3332AC6E" w14:textId="77777777" w:rsidTr="00585060">
        <w:trPr>
          <w:ins w:id="651" w:author="עילי פרידמן" w:date="2019-12-08T18:43:00Z"/>
        </w:trPr>
        <w:tc>
          <w:tcPr>
            <w:tcW w:w="2220" w:type="dxa"/>
          </w:tcPr>
          <w:p w14:paraId="1019395C" w14:textId="77777777" w:rsidR="00E42825" w:rsidRPr="00E42825" w:rsidRDefault="00E42825" w:rsidP="00585060">
            <w:pPr>
              <w:pStyle w:val="ListParagraph"/>
              <w:bidi/>
              <w:ind w:left="0"/>
              <w:rPr>
                <w:ins w:id="652" w:author="עילי פרידמן" w:date="2019-12-08T18:43:00Z"/>
                <w:rFonts w:ascii="David" w:hAnsi="David" w:cs="David"/>
                <w:rtl/>
                <w:rPrChange w:id="653" w:author="עילי פרידמן" w:date="2019-12-08T18:43:00Z">
                  <w:rPr>
                    <w:ins w:id="654" w:author="עילי פרידמן" w:date="2019-12-08T18:43:00Z"/>
                    <w:rFonts w:ascii="Calibri" w:hAnsi="Calibri" w:cs="Calibri"/>
                    <w:highlight w:val="yellow"/>
                    <w:rtl/>
                  </w:rPr>
                </w:rPrChange>
              </w:rPr>
            </w:pPr>
          </w:p>
        </w:tc>
        <w:tc>
          <w:tcPr>
            <w:tcW w:w="2384" w:type="dxa"/>
          </w:tcPr>
          <w:p w14:paraId="32BA406F" w14:textId="77777777" w:rsidR="00E42825" w:rsidRPr="00E42825" w:rsidRDefault="00E42825" w:rsidP="00585060">
            <w:pPr>
              <w:pStyle w:val="ListParagraph"/>
              <w:bidi/>
              <w:ind w:left="0"/>
              <w:rPr>
                <w:ins w:id="655" w:author="עילי פרידמן" w:date="2019-12-08T18:43:00Z"/>
                <w:rFonts w:ascii="David" w:hAnsi="David" w:cs="David"/>
                <w:rtl/>
                <w:rPrChange w:id="656" w:author="עילי פרידמן" w:date="2019-12-08T18:43:00Z">
                  <w:rPr>
                    <w:ins w:id="657" w:author="עילי פרידמן" w:date="2019-12-08T18:43:00Z"/>
                    <w:rFonts w:ascii="Calibri" w:hAnsi="Calibri" w:cs="Calibri"/>
                    <w:highlight w:val="yellow"/>
                    <w:rtl/>
                  </w:rPr>
                </w:rPrChange>
              </w:rPr>
            </w:pPr>
            <w:ins w:id="658" w:author="עילי פרידמן" w:date="2019-12-08T18:43:00Z">
              <w:r w:rsidRPr="00E42825">
                <w:rPr>
                  <w:rFonts w:ascii="David" w:hAnsi="David" w:cs="David"/>
                  <w:rtl/>
                  <w:rPrChange w:id="659" w:author="עילי פרידמן" w:date="2019-12-08T18:43:00Z">
                    <w:rPr>
                      <w:rFonts w:ascii="Calibri" w:hAnsi="Calibri" w:cs="Calibri" w:hint="cs"/>
                      <w:highlight w:val="yellow"/>
                      <w:rtl/>
                    </w:rPr>
                  </w:rPrChange>
                </w:rPr>
                <w:t>רלציוני</w:t>
              </w:r>
            </w:ins>
          </w:p>
        </w:tc>
        <w:tc>
          <w:tcPr>
            <w:tcW w:w="2306" w:type="dxa"/>
          </w:tcPr>
          <w:p w14:paraId="2E46BD24" w14:textId="77777777" w:rsidR="00E42825" w:rsidRPr="00E42825" w:rsidRDefault="00E42825" w:rsidP="00585060">
            <w:pPr>
              <w:pStyle w:val="ListParagraph"/>
              <w:bidi/>
              <w:ind w:left="0"/>
              <w:rPr>
                <w:ins w:id="660" w:author="עילי פרידמן" w:date="2019-12-08T18:43:00Z"/>
                <w:rFonts w:ascii="David" w:hAnsi="David" w:cs="David"/>
                <w:rtl/>
                <w:rPrChange w:id="661" w:author="עילי פרידמן" w:date="2019-12-08T18:43:00Z">
                  <w:rPr>
                    <w:ins w:id="662" w:author="עילי פרידמן" w:date="2019-12-08T18:43:00Z"/>
                    <w:rFonts w:ascii="Calibri" w:hAnsi="Calibri" w:cs="Calibri"/>
                    <w:highlight w:val="yellow"/>
                    <w:rtl/>
                  </w:rPr>
                </w:rPrChange>
              </w:rPr>
            </w:pPr>
            <w:ins w:id="663" w:author="עילי פרידמן" w:date="2019-12-08T18:43:00Z">
              <w:r w:rsidRPr="00E42825">
                <w:rPr>
                  <w:rFonts w:ascii="David" w:hAnsi="David" w:cs="David"/>
                  <w:rtl/>
                  <w:rPrChange w:id="664" w:author="עילי פרידמן" w:date="2019-12-08T18:43:00Z">
                    <w:rPr>
                      <w:rFonts w:ascii="Calibri" w:hAnsi="Calibri" w:cs="Calibri" w:hint="cs"/>
                      <w:highlight w:val="yellow"/>
                      <w:rtl/>
                    </w:rPr>
                  </w:rPrChange>
                </w:rPr>
                <w:t>גרפי</w:t>
              </w:r>
            </w:ins>
          </w:p>
        </w:tc>
        <w:tc>
          <w:tcPr>
            <w:tcW w:w="2440" w:type="dxa"/>
          </w:tcPr>
          <w:p w14:paraId="6AD2C73F" w14:textId="77777777" w:rsidR="00E42825" w:rsidRPr="00E42825" w:rsidRDefault="00E42825" w:rsidP="00585060">
            <w:pPr>
              <w:pStyle w:val="ListParagraph"/>
              <w:bidi/>
              <w:ind w:left="0"/>
              <w:rPr>
                <w:ins w:id="665" w:author="עילי פרידמן" w:date="2019-12-08T18:43:00Z"/>
                <w:rFonts w:ascii="David" w:hAnsi="David" w:cs="David"/>
                <w:rtl/>
                <w:rPrChange w:id="666" w:author="עילי פרידמן" w:date="2019-12-08T18:43:00Z">
                  <w:rPr>
                    <w:ins w:id="667" w:author="עילי פרידמן" w:date="2019-12-08T18:43:00Z"/>
                    <w:rFonts w:ascii="Calibri" w:hAnsi="Calibri" w:cs="Calibri"/>
                    <w:highlight w:val="yellow"/>
                    <w:rtl/>
                  </w:rPr>
                </w:rPrChange>
              </w:rPr>
            </w:pPr>
            <w:ins w:id="668" w:author="עילי פרידמן" w:date="2019-12-08T18:43:00Z">
              <w:r w:rsidRPr="00E42825">
                <w:rPr>
                  <w:rFonts w:ascii="David" w:hAnsi="David" w:cs="David"/>
                  <w:rtl/>
                  <w:rPrChange w:id="669" w:author="עילי פרידמן" w:date="2019-12-08T18:43:00Z">
                    <w:rPr>
                      <w:rFonts w:ascii="Calibri" w:hAnsi="Calibri" w:cs="Calibri" w:hint="cs"/>
                      <w:highlight w:val="yellow"/>
                      <w:rtl/>
                    </w:rPr>
                  </w:rPrChange>
                </w:rPr>
                <w:t>מסמכים</w:t>
              </w:r>
            </w:ins>
          </w:p>
        </w:tc>
      </w:tr>
      <w:tr w:rsidR="00E42825" w:rsidRPr="00E42825" w14:paraId="25DC0997" w14:textId="77777777" w:rsidTr="00585060">
        <w:trPr>
          <w:ins w:id="670" w:author="עילי פרידמן" w:date="2019-12-08T18:43:00Z"/>
        </w:trPr>
        <w:tc>
          <w:tcPr>
            <w:tcW w:w="2220" w:type="dxa"/>
          </w:tcPr>
          <w:p w14:paraId="3A0DCB35" w14:textId="77777777" w:rsidR="00E42825" w:rsidRPr="00E42825" w:rsidRDefault="00E42825" w:rsidP="00585060">
            <w:pPr>
              <w:pStyle w:val="ListParagraph"/>
              <w:bidi/>
              <w:ind w:left="0"/>
              <w:rPr>
                <w:ins w:id="671" w:author="עילי פרידמן" w:date="2019-12-08T18:43:00Z"/>
                <w:rFonts w:ascii="David" w:hAnsi="David" w:cs="David"/>
                <w:rtl/>
                <w:rPrChange w:id="672" w:author="עילי פרידמן" w:date="2019-12-08T18:43:00Z">
                  <w:rPr>
                    <w:ins w:id="673" w:author="עילי פרידמן" w:date="2019-12-08T18:43:00Z"/>
                    <w:rFonts w:ascii="Calibri" w:hAnsi="Calibri" w:cs="Calibri"/>
                    <w:highlight w:val="yellow"/>
                    <w:rtl/>
                  </w:rPr>
                </w:rPrChange>
              </w:rPr>
            </w:pPr>
            <w:ins w:id="674" w:author="עילי פרידמן" w:date="2019-12-08T18:43:00Z">
              <w:r w:rsidRPr="00E42825">
                <w:rPr>
                  <w:rFonts w:ascii="David" w:hAnsi="David" w:cs="David"/>
                  <w:rtl/>
                  <w:rPrChange w:id="675" w:author="עילי פרידמן" w:date="2019-12-08T18:43:00Z">
                    <w:rPr>
                      <w:rFonts w:ascii="Calibri" w:hAnsi="Calibri" w:cs="Calibri" w:hint="cs"/>
                      <w:highlight w:val="yellow"/>
                      <w:rtl/>
                    </w:rPr>
                  </w:rPrChange>
                </w:rPr>
                <w:t>מבנה מוגדר עבור כל פיסת מידע</w:t>
              </w:r>
            </w:ins>
          </w:p>
        </w:tc>
        <w:tc>
          <w:tcPr>
            <w:tcW w:w="2384" w:type="dxa"/>
          </w:tcPr>
          <w:p w14:paraId="3E398287" w14:textId="77777777" w:rsidR="00E42825" w:rsidRPr="00E42825" w:rsidRDefault="00E42825" w:rsidP="00585060">
            <w:pPr>
              <w:pStyle w:val="ListParagraph"/>
              <w:bidi/>
              <w:ind w:left="0"/>
              <w:rPr>
                <w:ins w:id="676" w:author="עילי פרידמן" w:date="2019-12-08T18:43:00Z"/>
                <w:rFonts w:ascii="David" w:hAnsi="David" w:cs="David"/>
                <w:rtl/>
                <w:rPrChange w:id="677" w:author="עילי פרידמן" w:date="2019-12-08T18:43:00Z">
                  <w:rPr>
                    <w:ins w:id="678" w:author="עילי פרידמן" w:date="2019-12-08T18:43:00Z"/>
                    <w:rFonts w:ascii="Calibri" w:hAnsi="Calibri" w:cs="Calibri"/>
                    <w:highlight w:val="yellow"/>
                    <w:rtl/>
                  </w:rPr>
                </w:rPrChange>
              </w:rPr>
            </w:pPr>
            <w:ins w:id="679" w:author="עילי פרידמן" w:date="2019-12-08T18:43:00Z">
              <w:r w:rsidRPr="00E42825">
                <w:rPr>
                  <w:rFonts w:ascii="David" w:hAnsi="David" w:cs="David"/>
                  <w:rtl/>
                  <w:rPrChange w:id="680" w:author="עילי פרידמן" w:date="2019-12-08T18:43:00Z">
                    <w:rPr>
                      <w:rFonts w:ascii="Calibri" w:hAnsi="Calibri" w:cs="Calibri" w:hint="cs"/>
                      <w:highlight w:val="yellow"/>
                      <w:rtl/>
                    </w:rPr>
                  </w:rPrChange>
                </w:rPr>
                <w:t>כן. מוגדר בעבור כל רלציה</w:t>
              </w:r>
            </w:ins>
          </w:p>
        </w:tc>
        <w:tc>
          <w:tcPr>
            <w:tcW w:w="2306" w:type="dxa"/>
          </w:tcPr>
          <w:p w14:paraId="3F513974" w14:textId="77777777" w:rsidR="00E42825" w:rsidRPr="00E42825" w:rsidRDefault="00E42825" w:rsidP="00585060">
            <w:pPr>
              <w:pStyle w:val="ListParagraph"/>
              <w:bidi/>
              <w:ind w:left="0"/>
              <w:rPr>
                <w:ins w:id="681" w:author="עילי פרידמן" w:date="2019-12-08T18:43:00Z"/>
                <w:rFonts w:ascii="David" w:hAnsi="David" w:cs="David"/>
                <w:rtl/>
                <w:rPrChange w:id="682" w:author="עילי פרידמן" w:date="2019-12-08T18:43:00Z">
                  <w:rPr>
                    <w:ins w:id="683" w:author="עילי פרידמן" w:date="2019-12-08T18:43:00Z"/>
                    <w:rFonts w:ascii="Calibri" w:hAnsi="Calibri" w:cs="Calibri"/>
                    <w:highlight w:val="yellow"/>
                    <w:rtl/>
                  </w:rPr>
                </w:rPrChange>
              </w:rPr>
            </w:pPr>
            <w:ins w:id="684" w:author="עילי פרידמן" w:date="2019-12-08T18:43:00Z">
              <w:r w:rsidRPr="00E42825">
                <w:rPr>
                  <w:rFonts w:ascii="David" w:hAnsi="David" w:cs="David"/>
                  <w:rtl/>
                  <w:rPrChange w:id="685" w:author="עילי פרידמן" w:date="2019-12-08T18:43:00Z">
                    <w:rPr>
                      <w:rFonts w:ascii="Calibri" w:hAnsi="Calibri" w:cs="Calibri" w:hint="cs"/>
                      <w:highlight w:val="yellow"/>
                      <w:rtl/>
                    </w:rPr>
                  </w:rPrChange>
                </w:rPr>
                <w:t>לא. מוגדר על הקשר בין כל קודקוד וקודקוד.</w:t>
              </w:r>
            </w:ins>
          </w:p>
        </w:tc>
        <w:tc>
          <w:tcPr>
            <w:tcW w:w="2440" w:type="dxa"/>
          </w:tcPr>
          <w:p w14:paraId="2A15EAC3" w14:textId="77777777" w:rsidR="00E42825" w:rsidRPr="00E42825" w:rsidRDefault="00E42825" w:rsidP="00585060">
            <w:pPr>
              <w:pStyle w:val="ListParagraph"/>
              <w:bidi/>
              <w:ind w:left="0"/>
              <w:rPr>
                <w:ins w:id="686" w:author="עילי פרידמן" w:date="2019-12-08T18:43:00Z"/>
                <w:rFonts w:ascii="David" w:hAnsi="David" w:cs="David"/>
                <w:rtl/>
                <w:rPrChange w:id="687" w:author="עילי פרידמן" w:date="2019-12-08T18:43:00Z">
                  <w:rPr>
                    <w:ins w:id="688" w:author="עילי פרידמן" w:date="2019-12-08T18:43:00Z"/>
                    <w:rFonts w:ascii="Calibri" w:hAnsi="Calibri" w:cs="Calibri"/>
                    <w:highlight w:val="yellow"/>
                    <w:rtl/>
                  </w:rPr>
                </w:rPrChange>
              </w:rPr>
            </w:pPr>
            <w:ins w:id="689" w:author="עילי פרידמן" w:date="2019-12-08T18:43:00Z">
              <w:r w:rsidRPr="00E42825">
                <w:rPr>
                  <w:rFonts w:ascii="David" w:hAnsi="David" w:cs="David"/>
                  <w:rtl/>
                  <w:rPrChange w:id="690" w:author="עילי פרידמן" w:date="2019-12-08T18:43:00Z">
                    <w:rPr>
                      <w:rFonts w:ascii="Calibri" w:hAnsi="Calibri" w:cs="Calibri" w:hint="cs"/>
                      <w:highlight w:val="yellow"/>
                      <w:rtl/>
                    </w:rPr>
                  </w:rPrChange>
                </w:rPr>
                <w:t>לא. לכל מסמך עשוי להיות מבנה משלו.</w:t>
              </w:r>
            </w:ins>
          </w:p>
        </w:tc>
      </w:tr>
      <w:tr w:rsidR="00E42825" w:rsidRPr="00E42825" w14:paraId="6A7033EF" w14:textId="77777777" w:rsidTr="00585060">
        <w:trPr>
          <w:ins w:id="691" w:author="עילי פרידמן" w:date="2019-12-08T18:43:00Z"/>
        </w:trPr>
        <w:tc>
          <w:tcPr>
            <w:tcW w:w="2220" w:type="dxa"/>
          </w:tcPr>
          <w:p w14:paraId="0568BC07" w14:textId="77777777" w:rsidR="00E42825" w:rsidRPr="00E42825" w:rsidRDefault="00E42825" w:rsidP="00585060">
            <w:pPr>
              <w:pStyle w:val="ListParagraph"/>
              <w:bidi/>
              <w:ind w:left="0"/>
              <w:rPr>
                <w:ins w:id="692" w:author="עילי פרידמן" w:date="2019-12-08T18:43:00Z"/>
                <w:rFonts w:ascii="David" w:hAnsi="David" w:cs="David"/>
                <w:rtl/>
                <w:rPrChange w:id="693" w:author="עילי פרידמן" w:date="2019-12-08T18:43:00Z">
                  <w:rPr>
                    <w:ins w:id="694" w:author="עילי פרידמן" w:date="2019-12-08T18:43:00Z"/>
                    <w:rFonts w:ascii="Calibri" w:hAnsi="Calibri" w:cs="Calibri"/>
                    <w:highlight w:val="yellow"/>
                    <w:rtl/>
                  </w:rPr>
                </w:rPrChange>
              </w:rPr>
            </w:pPr>
            <w:ins w:id="695" w:author="עילי פרידמן" w:date="2019-12-08T18:43:00Z">
              <w:r w:rsidRPr="00E42825">
                <w:rPr>
                  <w:rFonts w:ascii="David" w:hAnsi="David" w:cs="David"/>
                  <w:rtl/>
                  <w:rPrChange w:id="696" w:author="עילי פרידמן" w:date="2019-12-08T18:43:00Z">
                    <w:rPr>
                      <w:rFonts w:ascii="Calibri" w:hAnsi="Calibri" w:cs="Calibri" w:hint="cs"/>
                      <w:highlight w:val="yellow"/>
                      <w:rtl/>
                    </w:rPr>
                  </w:rPrChange>
                </w:rPr>
                <w:t xml:space="preserve">עבודה מול שפות </w:t>
              </w:r>
              <w:r w:rsidRPr="00E42825">
                <w:rPr>
                  <w:rFonts w:ascii="David" w:hAnsi="David" w:cs="David"/>
                  <w:rPrChange w:id="697" w:author="עילי פרידמן" w:date="2019-12-08T18:43:00Z">
                    <w:rPr>
                      <w:rFonts w:ascii="Calibri" w:hAnsi="Calibri" w:cs="Calibri"/>
                      <w:highlight w:val="yellow"/>
                    </w:rPr>
                  </w:rPrChange>
                </w:rPr>
                <w:t>OOP</w:t>
              </w:r>
            </w:ins>
          </w:p>
        </w:tc>
        <w:tc>
          <w:tcPr>
            <w:tcW w:w="2384" w:type="dxa"/>
          </w:tcPr>
          <w:p w14:paraId="1E0207AD" w14:textId="77777777" w:rsidR="00E42825" w:rsidRPr="00E42825" w:rsidRDefault="00E42825" w:rsidP="00585060">
            <w:pPr>
              <w:pStyle w:val="ListParagraph"/>
              <w:bidi/>
              <w:ind w:left="0"/>
              <w:rPr>
                <w:ins w:id="698" w:author="עילי פרידמן" w:date="2019-12-08T18:43:00Z"/>
                <w:rFonts w:ascii="David" w:hAnsi="David" w:cs="David"/>
                <w:rtl/>
                <w:rPrChange w:id="699" w:author="עילי פרידמן" w:date="2019-12-08T18:43:00Z">
                  <w:rPr>
                    <w:ins w:id="700" w:author="עילי פרידמן" w:date="2019-12-08T18:43:00Z"/>
                    <w:rFonts w:ascii="Calibri" w:hAnsi="Calibri" w:cs="Calibri"/>
                    <w:highlight w:val="yellow"/>
                    <w:rtl/>
                  </w:rPr>
                </w:rPrChange>
              </w:rPr>
            </w:pPr>
            <w:ins w:id="701" w:author="עילי פרידמן" w:date="2019-12-08T18:43:00Z">
              <w:r w:rsidRPr="00E42825">
                <w:rPr>
                  <w:rFonts w:ascii="David" w:hAnsi="David" w:cs="David"/>
                  <w:rtl/>
                  <w:rPrChange w:id="702" w:author="עילי פרידמן" w:date="2019-12-08T18:43:00Z">
                    <w:rPr>
                      <w:rFonts w:ascii="Calibri" w:hAnsi="Calibri" w:cs="Calibri" w:hint="cs"/>
                      <w:highlight w:val="yellow"/>
                      <w:rtl/>
                    </w:rPr>
                  </w:rPrChange>
                </w:rPr>
                <w:t>דורש התאמה, שכן המידע של כל אובייקט פרוש על פני מספר טבלאות.</w:t>
              </w:r>
            </w:ins>
          </w:p>
        </w:tc>
        <w:tc>
          <w:tcPr>
            <w:tcW w:w="2306" w:type="dxa"/>
          </w:tcPr>
          <w:p w14:paraId="4EED34FD" w14:textId="77777777" w:rsidR="00E42825" w:rsidRPr="00E42825" w:rsidRDefault="00E42825" w:rsidP="00585060">
            <w:pPr>
              <w:pStyle w:val="ListParagraph"/>
              <w:bidi/>
              <w:ind w:left="0"/>
              <w:rPr>
                <w:ins w:id="703" w:author="עילי פרידמן" w:date="2019-12-08T18:43:00Z"/>
                <w:rFonts w:ascii="David" w:hAnsi="David" w:cs="David"/>
                <w:rtl/>
                <w:rPrChange w:id="704" w:author="עילי פרידמן" w:date="2019-12-08T18:43:00Z">
                  <w:rPr>
                    <w:ins w:id="705" w:author="עילי פרידמן" w:date="2019-12-08T18:43:00Z"/>
                    <w:rFonts w:ascii="Calibri" w:hAnsi="Calibri" w:cs="Calibri"/>
                    <w:highlight w:val="yellow"/>
                    <w:rtl/>
                  </w:rPr>
                </w:rPrChange>
              </w:rPr>
            </w:pPr>
            <w:ins w:id="706" w:author="עילי פרידמן" w:date="2019-12-08T18:43:00Z">
              <w:r w:rsidRPr="00E42825">
                <w:rPr>
                  <w:rFonts w:ascii="David" w:hAnsi="David" w:cs="David"/>
                  <w:rtl/>
                  <w:rPrChange w:id="707" w:author="עילי פרידמן" w:date="2019-12-08T18:43:00Z">
                    <w:rPr>
                      <w:rFonts w:ascii="Calibri" w:hAnsi="Calibri" w:cs="Calibri" w:hint="cs"/>
                      <w:highlight w:val="yellow"/>
                      <w:rtl/>
                    </w:rPr>
                  </w:rPrChange>
                </w:rPr>
                <w:t xml:space="preserve"> כל </w:t>
              </w:r>
              <w:r w:rsidRPr="00E42825">
                <w:rPr>
                  <w:rFonts w:ascii="David" w:hAnsi="David" w:cs="David"/>
                  <w:rPrChange w:id="708" w:author="עילי פרידמן" w:date="2019-12-08T18:43:00Z">
                    <w:rPr>
                      <w:rFonts w:ascii="Calibri" w:hAnsi="Calibri" w:cs="Calibri"/>
                      <w:highlight w:val="yellow"/>
                    </w:rPr>
                  </w:rPrChange>
                </w:rPr>
                <w:t>Node</w:t>
              </w:r>
              <w:r w:rsidRPr="00E42825">
                <w:rPr>
                  <w:rFonts w:ascii="David" w:hAnsi="David" w:cs="David"/>
                  <w:rtl/>
                  <w:rPrChange w:id="709" w:author="עילי פרידמן" w:date="2019-12-08T18:43:00Z">
                    <w:rPr>
                      <w:rFonts w:ascii="Calibri" w:hAnsi="Calibri" w:cs="Calibri" w:hint="cs"/>
                      <w:highlight w:val="yellow"/>
                      <w:rtl/>
                    </w:rPr>
                  </w:rPrChange>
                </w:rPr>
                <w:t xml:space="preserve"> ניתן להציג כאובייקט </w:t>
              </w:r>
              <w:r w:rsidRPr="00E42825">
                <w:rPr>
                  <w:rFonts w:ascii="David" w:hAnsi="David" w:cs="David"/>
                  <w:rPrChange w:id="710" w:author="עילי פרידמן" w:date="2019-12-08T18:43:00Z">
                    <w:rPr>
                      <w:rFonts w:ascii="Calibri" w:hAnsi="Calibri" w:cs="Calibri"/>
                      <w:highlight w:val="yellow"/>
                    </w:rPr>
                  </w:rPrChange>
                </w:rPr>
                <w:t>OOP</w:t>
              </w:r>
              <w:r w:rsidRPr="00E42825">
                <w:rPr>
                  <w:rFonts w:ascii="David" w:hAnsi="David" w:cs="David"/>
                  <w:rtl/>
                  <w:rPrChange w:id="711" w:author="עילי פרידמן" w:date="2019-12-08T18:43:00Z">
                    <w:rPr>
                      <w:rFonts w:ascii="Calibri" w:hAnsi="Calibri" w:cs="Calibri" w:hint="cs"/>
                      <w:highlight w:val="yellow"/>
                      <w:rtl/>
                    </w:rPr>
                  </w:rPrChange>
                </w:rPr>
                <w:t>, אך לא כל אובייקט ניתן להציג כגרף. ההתאמה תלויה בעולם התוכן.</w:t>
              </w:r>
            </w:ins>
          </w:p>
        </w:tc>
        <w:tc>
          <w:tcPr>
            <w:tcW w:w="2440" w:type="dxa"/>
          </w:tcPr>
          <w:p w14:paraId="7D16B023" w14:textId="77777777" w:rsidR="00E42825" w:rsidRPr="00E42825" w:rsidRDefault="00E42825" w:rsidP="00585060">
            <w:pPr>
              <w:pStyle w:val="ListParagraph"/>
              <w:bidi/>
              <w:ind w:left="0"/>
              <w:rPr>
                <w:ins w:id="712" w:author="עילי פרידמן" w:date="2019-12-08T18:43:00Z"/>
                <w:rFonts w:ascii="David" w:hAnsi="David" w:cs="David"/>
                <w:rtl/>
                <w:rPrChange w:id="713" w:author="עילי פרידמן" w:date="2019-12-08T18:43:00Z">
                  <w:rPr>
                    <w:ins w:id="714" w:author="עילי פרידמן" w:date="2019-12-08T18:43:00Z"/>
                    <w:rFonts w:ascii="Calibri" w:hAnsi="Calibri" w:cs="Calibri"/>
                    <w:highlight w:val="yellow"/>
                    <w:rtl/>
                  </w:rPr>
                </w:rPrChange>
              </w:rPr>
            </w:pPr>
            <w:ins w:id="715" w:author="עילי פרידמן" w:date="2019-12-08T18:43:00Z">
              <w:r w:rsidRPr="00E42825">
                <w:rPr>
                  <w:rFonts w:ascii="David" w:hAnsi="David" w:cs="David"/>
                  <w:rtl/>
                  <w:rPrChange w:id="716" w:author="עילי פרידמן" w:date="2019-12-08T18:43:00Z">
                    <w:rPr>
                      <w:rFonts w:ascii="Calibri" w:hAnsi="Calibri" w:cs="Calibri" w:hint="cs"/>
                      <w:highlight w:val="yellow"/>
                      <w:rtl/>
                    </w:rPr>
                  </w:rPrChange>
                </w:rPr>
                <w:t xml:space="preserve">המעבר משפת תכנות </w:t>
              </w:r>
              <w:r w:rsidRPr="00E42825">
                <w:rPr>
                  <w:rFonts w:ascii="David" w:hAnsi="David" w:cs="David"/>
                  <w:rPrChange w:id="717" w:author="עילי פרידמן" w:date="2019-12-08T18:43:00Z">
                    <w:rPr>
                      <w:rFonts w:ascii="Calibri" w:hAnsi="Calibri" w:cs="Calibri"/>
                      <w:highlight w:val="yellow"/>
                    </w:rPr>
                  </w:rPrChange>
                </w:rPr>
                <w:t>OOP</w:t>
              </w:r>
              <w:r w:rsidRPr="00E42825">
                <w:rPr>
                  <w:rFonts w:ascii="David" w:hAnsi="David" w:cs="David"/>
                  <w:rtl/>
                  <w:rPrChange w:id="718" w:author="עילי פרידמן" w:date="2019-12-08T18:43:00Z">
                    <w:rPr>
                      <w:rFonts w:ascii="Calibri" w:hAnsi="Calibri" w:cs="Calibri" w:hint="cs"/>
                      <w:highlight w:val="yellow"/>
                      <w:rtl/>
                    </w:rPr>
                  </w:rPrChange>
                </w:rPr>
                <w:t xml:space="preserve"> הינו טריוויאלי.</w:t>
              </w:r>
            </w:ins>
          </w:p>
        </w:tc>
      </w:tr>
      <w:tr w:rsidR="00E42825" w:rsidRPr="00E42825" w14:paraId="5130D05C" w14:textId="77777777" w:rsidTr="00585060">
        <w:trPr>
          <w:ins w:id="719" w:author="עילי פרידמן" w:date="2019-12-08T18:43:00Z"/>
        </w:trPr>
        <w:tc>
          <w:tcPr>
            <w:tcW w:w="2220" w:type="dxa"/>
          </w:tcPr>
          <w:p w14:paraId="6D855687" w14:textId="77777777" w:rsidR="00E42825" w:rsidRPr="00E42825" w:rsidRDefault="00E42825" w:rsidP="00585060">
            <w:pPr>
              <w:pStyle w:val="ListParagraph"/>
              <w:bidi/>
              <w:ind w:left="0"/>
              <w:rPr>
                <w:ins w:id="720" w:author="עילי פרידמן" w:date="2019-12-08T18:43:00Z"/>
                <w:rFonts w:ascii="David" w:hAnsi="David" w:cs="David"/>
                <w:rtl/>
                <w:rPrChange w:id="721" w:author="עילי פרידמן" w:date="2019-12-08T18:43:00Z">
                  <w:rPr>
                    <w:ins w:id="722" w:author="עילי פרידמן" w:date="2019-12-08T18:43:00Z"/>
                    <w:rFonts w:ascii="Calibri" w:hAnsi="Calibri" w:cs="Calibri"/>
                    <w:highlight w:val="yellow"/>
                    <w:rtl/>
                  </w:rPr>
                </w:rPrChange>
              </w:rPr>
            </w:pPr>
            <w:ins w:id="723" w:author="עילי פרידמן" w:date="2019-12-08T18:43:00Z">
              <w:r w:rsidRPr="00E42825">
                <w:rPr>
                  <w:rFonts w:ascii="David" w:hAnsi="David" w:cs="David"/>
                  <w:rtl/>
                  <w:rPrChange w:id="724" w:author="עילי פרידמן" w:date="2019-12-08T18:43:00Z">
                    <w:rPr>
                      <w:rFonts w:ascii="Calibri" w:hAnsi="Calibri" w:cs="Calibri"/>
                      <w:highlight w:val="yellow"/>
                      <w:rtl/>
                    </w:rPr>
                  </w:rPrChange>
                </w:rPr>
                <w:t>קהילה</w:t>
              </w:r>
              <w:r w:rsidRPr="00E42825">
                <w:rPr>
                  <w:rFonts w:ascii="David" w:hAnsi="David" w:cs="David"/>
                  <w:rPrChange w:id="725" w:author="עילי פרידמן" w:date="2019-12-08T18:43:00Z">
                    <w:rPr>
                      <w:rFonts w:ascii="Calibri" w:hAnsi="Calibri" w:cs="Calibri"/>
                      <w:highlight w:val="yellow"/>
                    </w:rPr>
                  </w:rPrChange>
                </w:rPr>
                <w:t xml:space="preserve"> </w:t>
              </w:r>
              <w:r w:rsidRPr="00E42825">
                <w:rPr>
                  <w:rFonts w:ascii="David" w:hAnsi="David" w:cs="David"/>
                  <w:rtl/>
                  <w:rPrChange w:id="726" w:author="עילי פרידמן" w:date="2019-12-08T18:43:00Z">
                    <w:rPr>
                      <w:rFonts w:ascii="Calibri" w:hAnsi="Calibri" w:cs="Calibri"/>
                      <w:highlight w:val="yellow"/>
                      <w:rtl/>
                    </w:rPr>
                  </w:rPrChange>
                </w:rPr>
                <w:t>ותמיכה</w:t>
              </w:r>
            </w:ins>
          </w:p>
        </w:tc>
        <w:tc>
          <w:tcPr>
            <w:tcW w:w="2384" w:type="dxa"/>
          </w:tcPr>
          <w:p w14:paraId="2F5558CD" w14:textId="77777777" w:rsidR="00E42825" w:rsidRPr="00E42825" w:rsidRDefault="00E42825" w:rsidP="00585060">
            <w:pPr>
              <w:pStyle w:val="ListParagraph"/>
              <w:bidi/>
              <w:ind w:left="0"/>
              <w:rPr>
                <w:ins w:id="727" w:author="עילי פרידמן" w:date="2019-12-08T18:43:00Z"/>
                <w:rFonts w:ascii="David" w:hAnsi="David" w:cs="David"/>
                <w:rtl/>
                <w:rPrChange w:id="728" w:author="עילי פרידמן" w:date="2019-12-08T18:43:00Z">
                  <w:rPr>
                    <w:ins w:id="729" w:author="עילי פרידמן" w:date="2019-12-08T18:43:00Z"/>
                    <w:rFonts w:ascii="Calibri" w:hAnsi="Calibri" w:cs="Calibri"/>
                    <w:highlight w:val="yellow"/>
                    <w:rtl/>
                  </w:rPr>
                </w:rPrChange>
              </w:rPr>
            </w:pPr>
            <w:ins w:id="730" w:author="עילי פרידמן" w:date="2019-12-08T18:43:00Z">
              <w:r w:rsidRPr="00E42825">
                <w:rPr>
                  <w:rFonts w:ascii="David" w:hAnsi="David" w:cs="David"/>
                  <w:rtl/>
                  <w:rPrChange w:id="731" w:author="עילי פרידמן" w:date="2019-12-08T18:43:00Z">
                    <w:rPr>
                      <w:rFonts w:ascii="Calibri" w:hAnsi="Calibri" w:cs="Calibri"/>
                      <w:highlight w:val="yellow"/>
                      <w:rtl/>
                    </w:rPr>
                  </w:rPrChange>
                </w:rPr>
                <w:t>זהו</w:t>
              </w:r>
              <w:r w:rsidRPr="00E42825">
                <w:rPr>
                  <w:rFonts w:ascii="David" w:hAnsi="David" w:cs="David"/>
                  <w:rPrChange w:id="732" w:author="עילי פרידמן" w:date="2019-12-08T18:43:00Z">
                    <w:rPr>
                      <w:rFonts w:ascii="Calibri" w:hAnsi="Calibri" w:cs="Calibri"/>
                      <w:highlight w:val="yellow"/>
                    </w:rPr>
                  </w:rPrChange>
                </w:rPr>
                <w:t xml:space="preserve"> </w:t>
              </w:r>
              <w:r w:rsidRPr="00E42825">
                <w:rPr>
                  <w:rFonts w:ascii="David" w:hAnsi="David" w:cs="David"/>
                  <w:rtl/>
                  <w:rPrChange w:id="733" w:author="עילי פרידמן" w:date="2019-12-08T18:43:00Z">
                    <w:rPr>
                      <w:rFonts w:ascii="Calibri" w:hAnsi="Calibri" w:cs="Calibri"/>
                      <w:highlight w:val="yellow"/>
                      <w:rtl/>
                    </w:rPr>
                  </w:rPrChange>
                </w:rPr>
                <w:t>המודל</w:t>
              </w:r>
              <w:r w:rsidRPr="00E42825">
                <w:rPr>
                  <w:rFonts w:ascii="David" w:hAnsi="David" w:cs="David"/>
                  <w:rPrChange w:id="734" w:author="עילי פרידמן" w:date="2019-12-08T18:43:00Z">
                    <w:rPr>
                      <w:rFonts w:ascii="Calibri" w:hAnsi="Calibri" w:cs="Calibri"/>
                      <w:highlight w:val="yellow"/>
                    </w:rPr>
                  </w:rPrChange>
                </w:rPr>
                <w:t xml:space="preserve"> </w:t>
              </w:r>
              <w:r w:rsidRPr="00E42825">
                <w:rPr>
                  <w:rFonts w:ascii="David" w:hAnsi="David" w:cs="David"/>
                  <w:rtl/>
                  <w:rPrChange w:id="735" w:author="עילי פרידמן" w:date="2019-12-08T18:43:00Z">
                    <w:rPr>
                      <w:rFonts w:ascii="Calibri" w:hAnsi="Calibri" w:cs="Calibri"/>
                      <w:highlight w:val="yellow"/>
                      <w:rtl/>
                    </w:rPr>
                  </w:rPrChange>
                </w:rPr>
                <w:t>המקובל</w:t>
              </w:r>
              <w:r w:rsidRPr="00E42825">
                <w:rPr>
                  <w:rFonts w:ascii="David" w:hAnsi="David" w:cs="David"/>
                  <w:rPrChange w:id="736" w:author="עילי פרידמן" w:date="2019-12-08T18:43:00Z">
                    <w:rPr>
                      <w:rFonts w:ascii="Calibri" w:hAnsi="Calibri" w:cs="Calibri"/>
                      <w:highlight w:val="yellow"/>
                    </w:rPr>
                  </w:rPrChange>
                </w:rPr>
                <w:t xml:space="preserve"> </w:t>
              </w:r>
              <w:r w:rsidRPr="00E42825">
                <w:rPr>
                  <w:rFonts w:ascii="David" w:hAnsi="David" w:cs="David"/>
                  <w:rtl/>
                  <w:rPrChange w:id="737" w:author="עילי פרידמן" w:date="2019-12-08T18:43:00Z">
                    <w:rPr>
                      <w:rFonts w:ascii="Calibri" w:hAnsi="Calibri" w:cs="Calibri"/>
                      <w:highlight w:val="yellow"/>
                      <w:rtl/>
                    </w:rPr>
                  </w:rPrChange>
                </w:rPr>
                <w:t>והנפוץ ביותר בעולם</w:t>
              </w:r>
              <w:r w:rsidRPr="00E42825">
                <w:rPr>
                  <w:rFonts w:ascii="David" w:hAnsi="David" w:cs="David"/>
                  <w:rPrChange w:id="738" w:author="עילי פרידמן" w:date="2019-12-08T18:43:00Z">
                    <w:rPr>
                      <w:rFonts w:ascii="Calibri" w:hAnsi="Calibri" w:cs="Calibri"/>
                      <w:highlight w:val="yellow"/>
                    </w:rPr>
                  </w:rPrChange>
                </w:rPr>
                <w:t>.</w:t>
              </w:r>
            </w:ins>
          </w:p>
        </w:tc>
        <w:tc>
          <w:tcPr>
            <w:tcW w:w="2306" w:type="dxa"/>
          </w:tcPr>
          <w:p w14:paraId="783C8FB4" w14:textId="77777777" w:rsidR="00E42825" w:rsidRPr="00E42825" w:rsidRDefault="00E42825" w:rsidP="00585060">
            <w:pPr>
              <w:pStyle w:val="ListParagraph"/>
              <w:bidi/>
              <w:ind w:left="0"/>
              <w:rPr>
                <w:ins w:id="739" w:author="עילי פרידמן" w:date="2019-12-08T18:43:00Z"/>
                <w:rFonts w:ascii="David" w:hAnsi="David" w:cs="David"/>
                <w:rPrChange w:id="740" w:author="עילי פרידמן" w:date="2019-12-08T18:43:00Z">
                  <w:rPr>
                    <w:ins w:id="741" w:author="עילי פרידמן" w:date="2019-12-08T18:43:00Z"/>
                    <w:rFonts w:ascii="Calibri" w:hAnsi="Calibri" w:cs="Calibri"/>
                    <w:highlight w:val="yellow"/>
                  </w:rPr>
                </w:rPrChange>
              </w:rPr>
            </w:pPr>
            <w:ins w:id="742" w:author="עילי פרידמן" w:date="2019-12-08T18:43:00Z">
              <w:r w:rsidRPr="00E42825">
                <w:rPr>
                  <w:rFonts w:ascii="David" w:hAnsi="David" w:cs="David"/>
                  <w:rtl/>
                  <w:rPrChange w:id="743" w:author="עילי פרידמן" w:date="2019-12-08T18:43:00Z">
                    <w:rPr>
                      <w:rFonts w:ascii="Calibri" w:hAnsi="Calibri" w:cs="Calibri"/>
                      <w:highlight w:val="yellow"/>
                      <w:rtl/>
                    </w:rPr>
                  </w:rPrChange>
                </w:rPr>
                <w:t>ישנה</w:t>
              </w:r>
              <w:r w:rsidRPr="00E42825">
                <w:rPr>
                  <w:rFonts w:ascii="David" w:hAnsi="David" w:cs="David"/>
                  <w:rPrChange w:id="744" w:author="עילי פרידמן" w:date="2019-12-08T18:43:00Z">
                    <w:rPr>
                      <w:rFonts w:ascii="Calibri" w:hAnsi="Calibri" w:cs="Calibri"/>
                      <w:highlight w:val="yellow"/>
                    </w:rPr>
                  </w:rPrChange>
                </w:rPr>
                <w:t xml:space="preserve"> </w:t>
              </w:r>
              <w:r w:rsidRPr="00E42825">
                <w:rPr>
                  <w:rFonts w:ascii="David" w:hAnsi="David" w:cs="David"/>
                  <w:rtl/>
                  <w:rPrChange w:id="745" w:author="עילי פרידמן" w:date="2019-12-08T18:43:00Z">
                    <w:rPr>
                      <w:rFonts w:ascii="Calibri" w:hAnsi="Calibri" w:cs="Calibri"/>
                      <w:highlight w:val="yellow"/>
                      <w:rtl/>
                    </w:rPr>
                  </w:rPrChange>
                </w:rPr>
                <w:t>תמיכה מסויימת</w:t>
              </w:r>
              <w:r w:rsidRPr="00E42825">
                <w:rPr>
                  <w:rFonts w:ascii="David" w:hAnsi="David" w:cs="David"/>
                  <w:rPrChange w:id="746" w:author="עילי פרידמן" w:date="2019-12-08T18:43:00Z">
                    <w:rPr>
                      <w:rFonts w:ascii="Calibri" w:hAnsi="Calibri" w:cs="Calibri"/>
                      <w:highlight w:val="yellow"/>
                    </w:rPr>
                  </w:rPrChange>
                </w:rPr>
                <w:t>.</w:t>
              </w:r>
            </w:ins>
          </w:p>
          <w:p w14:paraId="4661E76C" w14:textId="77777777" w:rsidR="00E42825" w:rsidRPr="00E42825" w:rsidRDefault="00E42825" w:rsidP="00585060">
            <w:pPr>
              <w:pStyle w:val="ListParagraph"/>
              <w:bidi/>
              <w:ind w:left="0"/>
              <w:rPr>
                <w:ins w:id="747" w:author="עילי פרידמן" w:date="2019-12-08T18:43:00Z"/>
                <w:rFonts w:ascii="David" w:hAnsi="David" w:cs="David"/>
                <w:rtl/>
                <w:rPrChange w:id="748" w:author="עילי פרידמן" w:date="2019-12-08T18:43:00Z">
                  <w:rPr>
                    <w:ins w:id="749" w:author="עילי פרידמן" w:date="2019-12-08T18:43:00Z"/>
                    <w:rFonts w:ascii="Calibri" w:hAnsi="Calibri" w:cs="Calibri"/>
                    <w:highlight w:val="yellow"/>
                    <w:rtl/>
                  </w:rPr>
                </w:rPrChange>
              </w:rPr>
            </w:pPr>
          </w:p>
        </w:tc>
        <w:tc>
          <w:tcPr>
            <w:tcW w:w="2440" w:type="dxa"/>
          </w:tcPr>
          <w:p w14:paraId="34F7FDF7" w14:textId="77777777" w:rsidR="00E42825" w:rsidRPr="00E42825" w:rsidRDefault="00E42825" w:rsidP="00585060">
            <w:pPr>
              <w:pStyle w:val="ListParagraph"/>
              <w:bidi/>
              <w:ind w:left="0"/>
              <w:rPr>
                <w:ins w:id="750" w:author="עילי פרידמן" w:date="2019-12-08T18:43:00Z"/>
                <w:rFonts w:ascii="David" w:hAnsi="David" w:cs="David"/>
                <w:rPrChange w:id="751" w:author="עילי פרידמן" w:date="2019-12-08T18:43:00Z">
                  <w:rPr>
                    <w:ins w:id="752" w:author="עילי פרידמן" w:date="2019-12-08T18:43:00Z"/>
                    <w:rFonts w:ascii="Calibri" w:hAnsi="Calibri" w:cs="Calibri"/>
                    <w:highlight w:val="yellow"/>
                  </w:rPr>
                </w:rPrChange>
              </w:rPr>
            </w:pPr>
            <w:ins w:id="753" w:author="עילי פרידמן" w:date="2019-12-08T18:43:00Z">
              <w:r w:rsidRPr="00E42825">
                <w:rPr>
                  <w:rFonts w:ascii="David" w:hAnsi="David" w:cs="David"/>
                  <w:rtl/>
                  <w:rPrChange w:id="754" w:author="עילי פרידמן" w:date="2019-12-08T18:43:00Z">
                    <w:rPr>
                      <w:rFonts w:ascii="Calibri" w:hAnsi="Calibri" w:cs="Calibri"/>
                      <w:highlight w:val="yellow"/>
                      <w:rtl/>
                    </w:rPr>
                  </w:rPrChange>
                </w:rPr>
                <w:t>ישנה</w:t>
              </w:r>
              <w:r w:rsidRPr="00E42825">
                <w:rPr>
                  <w:rFonts w:ascii="David" w:hAnsi="David" w:cs="David"/>
                  <w:rPrChange w:id="755" w:author="עילי פרידמן" w:date="2019-12-08T18:43:00Z">
                    <w:rPr>
                      <w:rFonts w:ascii="Calibri" w:hAnsi="Calibri" w:cs="Calibri"/>
                      <w:highlight w:val="yellow"/>
                    </w:rPr>
                  </w:rPrChange>
                </w:rPr>
                <w:t xml:space="preserve"> </w:t>
              </w:r>
              <w:r w:rsidRPr="00E42825">
                <w:rPr>
                  <w:rFonts w:ascii="David" w:hAnsi="David" w:cs="David"/>
                  <w:rtl/>
                  <w:rPrChange w:id="756" w:author="עילי פרידמן" w:date="2019-12-08T18:43:00Z">
                    <w:rPr>
                      <w:rFonts w:ascii="Calibri" w:hAnsi="Calibri" w:cs="Calibri"/>
                      <w:highlight w:val="yellow"/>
                      <w:rtl/>
                    </w:rPr>
                  </w:rPrChange>
                </w:rPr>
                <w:t>תמיכה מסויימת</w:t>
              </w:r>
              <w:r w:rsidRPr="00E42825">
                <w:rPr>
                  <w:rFonts w:ascii="David" w:hAnsi="David" w:cs="David"/>
                  <w:rPrChange w:id="757" w:author="עילי פרידמן" w:date="2019-12-08T18:43:00Z">
                    <w:rPr>
                      <w:rFonts w:ascii="Calibri" w:hAnsi="Calibri" w:cs="Calibri"/>
                      <w:highlight w:val="yellow"/>
                    </w:rPr>
                  </w:rPrChange>
                </w:rPr>
                <w:t>.</w:t>
              </w:r>
            </w:ins>
          </w:p>
          <w:p w14:paraId="28D6BD81" w14:textId="77777777" w:rsidR="00E42825" w:rsidRPr="00E42825" w:rsidRDefault="00E42825" w:rsidP="00585060">
            <w:pPr>
              <w:pStyle w:val="ListParagraph"/>
              <w:bidi/>
              <w:ind w:left="0"/>
              <w:rPr>
                <w:ins w:id="758" w:author="עילי פרידמן" w:date="2019-12-08T18:43:00Z"/>
                <w:rFonts w:ascii="David" w:hAnsi="David" w:cs="David"/>
                <w:rtl/>
                <w:rPrChange w:id="759" w:author="עילי פרידמן" w:date="2019-12-08T18:43:00Z">
                  <w:rPr>
                    <w:ins w:id="760" w:author="עילי פרידמן" w:date="2019-12-08T18:43:00Z"/>
                    <w:rFonts w:ascii="Calibri" w:hAnsi="Calibri" w:cs="Calibri"/>
                    <w:highlight w:val="yellow"/>
                    <w:rtl/>
                  </w:rPr>
                </w:rPrChange>
              </w:rPr>
            </w:pPr>
          </w:p>
        </w:tc>
      </w:tr>
      <w:tr w:rsidR="00E42825" w:rsidRPr="00E42825" w14:paraId="7F2E39CF" w14:textId="77777777" w:rsidTr="00585060">
        <w:trPr>
          <w:ins w:id="761" w:author="עילי פרידמן" w:date="2019-12-08T18:43:00Z"/>
        </w:trPr>
        <w:tc>
          <w:tcPr>
            <w:tcW w:w="2220" w:type="dxa"/>
          </w:tcPr>
          <w:p w14:paraId="58B632BC" w14:textId="77777777" w:rsidR="00E42825" w:rsidRPr="00E42825" w:rsidRDefault="00E42825" w:rsidP="00585060">
            <w:pPr>
              <w:pStyle w:val="ListParagraph"/>
              <w:bidi/>
              <w:ind w:left="0"/>
              <w:rPr>
                <w:ins w:id="762" w:author="עילי פרידמן" w:date="2019-12-08T18:43:00Z"/>
                <w:rFonts w:ascii="David" w:hAnsi="David" w:cs="David"/>
                <w:rPrChange w:id="763" w:author="עילי פרידמן" w:date="2019-12-08T18:43:00Z">
                  <w:rPr>
                    <w:ins w:id="764" w:author="עילי פרידמן" w:date="2019-12-08T18:43:00Z"/>
                    <w:rFonts w:ascii="Calibri" w:hAnsi="Calibri" w:cs="Calibri"/>
                    <w:highlight w:val="yellow"/>
                  </w:rPr>
                </w:rPrChange>
              </w:rPr>
            </w:pPr>
            <w:ins w:id="765" w:author="עילי פרידמן" w:date="2019-12-08T18:43:00Z">
              <w:r w:rsidRPr="00E42825">
                <w:rPr>
                  <w:rFonts w:ascii="David" w:hAnsi="David" w:cs="David"/>
                  <w:rtl/>
                  <w:rPrChange w:id="766" w:author="עילי פרידמן" w:date="2019-12-08T18:43:00Z">
                    <w:rPr>
                      <w:rFonts w:ascii="Calibri" w:hAnsi="Calibri" w:cs="Calibri"/>
                      <w:highlight w:val="yellow"/>
                      <w:rtl/>
                    </w:rPr>
                  </w:rPrChange>
                </w:rPr>
                <w:t>תמיכה</w:t>
              </w:r>
              <w:r w:rsidRPr="00E42825">
                <w:rPr>
                  <w:rFonts w:ascii="David" w:hAnsi="David" w:cs="David"/>
                  <w:rPrChange w:id="767" w:author="עילי פרידמן" w:date="2019-12-08T18:43:00Z">
                    <w:rPr>
                      <w:rFonts w:ascii="Calibri" w:hAnsi="Calibri" w:cs="Calibri"/>
                      <w:highlight w:val="yellow"/>
                    </w:rPr>
                  </w:rPrChange>
                </w:rPr>
                <w:t xml:space="preserve"> </w:t>
              </w:r>
              <w:r w:rsidRPr="00E42825">
                <w:rPr>
                  <w:rFonts w:ascii="David" w:hAnsi="David" w:cs="David"/>
                  <w:rtl/>
                  <w:rPrChange w:id="768" w:author="עילי פרידמן" w:date="2019-12-08T18:43:00Z">
                    <w:rPr>
                      <w:rFonts w:ascii="Calibri" w:hAnsi="Calibri" w:cs="Calibri"/>
                      <w:highlight w:val="yellow"/>
                      <w:rtl/>
                    </w:rPr>
                  </w:rPrChange>
                </w:rPr>
                <w:t>בשינוי</w:t>
              </w:r>
              <w:r w:rsidRPr="00E42825">
                <w:rPr>
                  <w:rFonts w:ascii="David" w:hAnsi="David" w:cs="David"/>
                  <w:rPrChange w:id="769" w:author="עילי פרידמן" w:date="2019-12-08T18:43:00Z">
                    <w:rPr>
                      <w:rFonts w:ascii="Calibri" w:hAnsi="Calibri" w:cs="Calibri"/>
                      <w:highlight w:val="yellow"/>
                    </w:rPr>
                  </w:rPrChange>
                </w:rPr>
                <w:t xml:space="preserve"> </w:t>
              </w:r>
              <w:r w:rsidRPr="00E42825">
                <w:rPr>
                  <w:rFonts w:ascii="David" w:hAnsi="David" w:cs="David"/>
                  <w:rtl/>
                  <w:rPrChange w:id="770" w:author="עילי פרידמן" w:date="2019-12-08T18:43:00Z">
                    <w:rPr>
                      <w:rFonts w:ascii="Calibri" w:hAnsi="Calibri" w:cs="Calibri"/>
                      <w:highlight w:val="yellow"/>
                      <w:rtl/>
                    </w:rPr>
                  </w:rPrChange>
                </w:rPr>
                <w:t>מבנה</w:t>
              </w:r>
              <w:r w:rsidRPr="00E42825">
                <w:rPr>
                  <w:rFonts w:ascii="David" w:hAnsi="David" w:cs="David"/>
                  <w:rPrChange w:id="771" w:author="עילי פרידמן" w:date="2019-12-08T18:43:00Z">
                    <w:rPr>
                      <w:rFonts w:ascii="Calibri" w:hAnsi="Calibri" w:cs="Calibri"/>
                      <w:highlight w:val="yellow"/>
                    </w:rPr>
                  </w:rPrChange>
                </w:rPr>
                <w:t xml:space="preserve"> </w:t>
              </w:r>
              <w:r w:rsidRPr="00E42825">
                <w:rPr>
                  <w:rFonts w:ascii="David" w:hAnsi="David" w:cs="David"/>
                  <w:rtl/>
                  <w:rPrChange w:id="772" w:author="עילי פרידמן" w:date="2019-12-08T18:43:00Z">
                    <w:rPr>
                      <w:rFonts w:ascii="Calibri" w:hAnsi="Calibri" w:cs="Calibri"/>
                      <w:highlight w:val="yellow"/>
                      <w:rtl/>
                    </w:rPr>
                  </w:rPrChange>
                </w:rPr>
                <w:t>המידע</w:t>
              </w:r>
            </w:ins>
          </w:p>
        </w:tc>
        <w:tc>
          <w:tcPr>
            <w:tcW w:w="2384" w:type="dxa"/>
          </w:tcPr>
          <w:p w14:paraId="60C543EA" w14:textId="77777777" w:rsidR="00E42825" w:rsidRPr="00E42825" w:rsidRDefault="00E42825" w:rsidP="00585060">
            <w:pPr>
              <w:pStyle w:val="ListParagraph"/>
              <w:bidi/>
              <w:rPr>
                <w:ins w:id="773" w:author="עילי פרידמן" w:date="2019-12-08T18:43:00Z"/>
                <w:rFonts w:ascii="David" w:hAnsi="David" w:cs="David"/>
                <w:rPrChange w:id="774" w:author="עילי פרידמן" w:date="2019-12-08T18:43:00Z">
                  <w:rPr>
                    <w:ins w:id="775" w:author="עילי פרידמן" w:date="2019-12-08T18:43:00Z"/>
                    <w:rFonts w:ascii="Calibri" w:hAnsi="Calibri" w:cs="Calibri"/>
                    <w:highlight w:val="yellow"/>
                  </w:rPr>
                </w:rPrChange>
              </w:rPr>
            </w:pPr>
            <w:ins w:id="776" w:author="עילי פרידמן" w:date="2019-12-08T18:43:00Z">
              <w:r w:rsidRPr="00E42825">
                <w:rPr>
                  <w:rFonts w:ascii="David" w:hAnsi="David" w:cs="David"/>
                  <w:rtl/>
                  <w:rPrChange w:id="777" w:author="עילי פרידמן" w:date="2019-12-08T18:43:00Z">
                    <w:rPr>
                      <w:rFonts w:ascii="Calibri" w:hAnsi="Calibri" w:cs="Calibri"/>
                      <w:highlight w:val="yellow"/>
                      <w:rtl/>
                    </w:rPr>
                  </w:rPrChange>
                </w:rPr>
                <w:t>אפשרי</w:t>
              </w:r>
              <w:r w:rsidRPr="00E42825">
                <w:rPr>
                  <w:rFonts w:ascii="David" w:hAnsi="David" w:cs="David"/>
                  <w:rPrChange w:id="778" w:author="עילי פרידמן" w:date="2019-12-08T18:43:00Z">
                    <w:rPr>
                      <w:rFonts w:ascii="Calibri" w:hAnsi="Calibri" w:cs="Calibri"/>
                      <w:highlight w:val="yellow"/>
                    </w:rPr>
                  </w:rPrChange>
                </w:rPr>
                <w:t xml:space="preserve">, </w:t>
              </w:r>
              <w:r w:rsidRPr="00E42825">
                <w:rPr>
                  <w:rFonts w:ascii="David" w:hAnsi="David" w:cs="David"/>
                  <w:rtl/>
                  <w:rPrChange w:id="779" w:author="עילי פרידמן" w:date="2019-12-08T18:43:00Z">
                    <w:rPr>
                      <w:rFonts w:ascii="Calibri" w:hAnsi="Calibri" w:cs="Calibri"/>
                      <w:highlight w:val="yellow"/>
                      <w:rtl/>
                    </w:rPr>
                  </w:rPrChange>
                </w:rPr>
                <w:t>אך</w:t>
              </w:r>
              <w:r w:rsidRPr="00E42825">
                <w:rPr>
                  <w:rFonts w:ascii="David" w:hAnsi="David" w:cs="David"/>
                  <w:rPrChange w:id="780" w:author="עילי פרידמן" w:date="2019-12-08T18:43:00Z">
                    <w:rPr>
                      <w:rFonts w:ascii="Calibri" w:hAnsi="Calibri" w:cs="Calibri"/>
                      <w:highlight w:val="yellow"/>
                    </w:rPr>
                  </w:rPrChange>
                </w:rPr>
                <w:t xml:space="preserve"> </w:t>
              </w:r>
              <w:r w:rsidRPr="00E42825">
                <w:rPr>
                  <w:rFonts w:ascii="David" w:hAnsi="David" w:cs="David"/>
                  <w:rtl/>
                  <w:rPrChange w:id="781" w:author="עילי פרידמן" w:date="2019-12-08T18:43:00Z">
                    <w:rPr>
                      <w:rFonts w:ascii="Calibri" w:hAnsi="Calibri" w:cs="Calibri"/>
                      <w:highlight w:val="yellow"/>
                      <w:rtl/>
                    </w:rPr>
                  </w:rPrChange>
                </w:rPr>
                <w:t>משפיע</w:t>
              </w:r>
              <w:r w:rsidRPr="00E42825">
                <w:rPr>
                  <w:rFonts w:ascii="David" w:hAnsi="David" w:cs="David"/>
                  <w:rPrChange w:id="782" w:author="עילי פרידמן" w:date="2019-12-08T18:43:00Z">
                    <w:rPr>
                      <w:rFonts w:ascii="Calibri" w:hAnsi="Calibri" w:cs="Calibri"/>
                      <w:highlight w:val="yellow"/>
                    </w:rPr>
                  </w:rPrChange>
                </w:rPr>
                <w:t xml:space="preserve"> </w:t>
              </w:r>
              <w:r w:rsidRPr="00E42825">
                <w:rPr>
                  <w:rFonts w:ascii="David" w:hAnsi="David" w:cs="David"/>
                  <w:rtl/>
                  <w:rPrChange w:id="783" w:author="עילי פרידמן" w:date="2019-12-08T18:43:00Z">
                    <w:rPr>
                      <w:rFonts w:ascii="Calibri" w:hAnsi="Calibri" w:cs="Calibri"/>
                      <w:highlight w:val="yellow"/>
                      <w:rtl/>
                    </w:rPr>
                  </w:rPrChange>
                </w:rPr>
                <w:t>על</w:t>
              </w:r>
              <w:r w:rsidRPr="00E42825">
                <w:rPr>
                  <w:rFonts w:ascii="David" w:hAnsi="David" w:cs="David"/>
                  <w:rPrChange w:id="784" w:author="עילי פרידמן" w:date="2019-12-08T18:43:00Z">
                    <w:rPr>
                      <w:rFonts w:ascii="Calibri" w:hAnsi="Calibri" w:cs="Calibri"/>
                      <w:highlight w:val="yellow"/>
                    </w:rPr>
                  </w:rPrChange>
                </w:rPr>
                <w:t xml:space="preserve"> </w:t>
              </w:r>
              <w:r w:rsidRPr="00E42825">
                <w:rPr>
                  <w:rFonts w:ascii="David" w:hAnsi="David" w:cs="David"/>
                  <w:rtl/>
                  <w:rPrChange w:id="785" w:author="עילי פרידמן" w:date="2019-12-08T18:43:00Z">
                    <w:rPr>
                      <w:rFonts w:ascii="Calibri" w:hAnsi="Calibri" w:cs="Calibri"/>
                      <w:highlight w:val="yellow"/>
                      <w:rtl/>
                    </w:rPr>
                  </w:rPrChange>
                </w:rPr>
                <w:t>כלל</w:t>
              </w:r>
              <w:r w:rsidRPr="00E42825">
                <w:rPr>
                  <w:rFonts w:ascii="David" w:hAnsi="David" w:cs="David"/>
                  <w:rPrChange w:id="786" w:author="עילי פרידמן" w:date="2019-12-08T18:43:00Z">
                    <w:rPr>
                      <w:rFonts w:ascii="Calibri" w:hAnsi="Calibri" w:cs="Calibri"/>
                      <w:highlight w:val="yellow"/>
                    </w:rPr>
                  </w:rPrChange>
                </w:rPr>
                <w:t xml:space="preserve"> </w:t>
              </w:r>
              <w:r w:rsidRPr="00E42825">
                <w:rPr>
                  <w:rFonts w:ascii="David" w:hAnsi="David" w:cs="David"/>
                  <w:rtl/>
                  <w:rPrChange w:id="787" w:author="עילי פרידמן" w:date="2019-12-08T18:43:00Z">
                    <w:rPr>
                      <w:rFonts w:ascii="Calibri" w:hAnsi="Calibri" w:cs="Calibri"/>
                      <w:highlight w:val="yellow"/>
                      <w:rtl/>
                    </w:rPr>
                  </w:rPrChange>
                </w:rPr>
                <w:t>המידה</w:t>
              </w:r>
              <w:r w:rsidRPr="00E42825">
                <w:rPr>
                  <w:rFonts w:ascii="David" w:hAnsi="David" w:cs="David"/>
                  <w:rPrChange w:id="788" w:author="עילי פרידמן" w:date="2019-12-08T18:43:00Z">
                    <w:rPr>
                      <w:rFonts w:ascii="Calibri" w:hAnsi="Calibri" w:cs="Calibri"/>
                      <w:highlight w:val="yellow"/>
                    </w:rPr>
                  </w:rPrChange>
                </w:rPr>
                <w:t xml:space="preserve"> </w:t>
              </w:r>
              <w:r w:rsidRPr="00E42825">
                <w:rPr>
                  <w:rFonts w:ascii="David" w:hAnsi="David" w:cs="David"/>
                  <w:rtl/>
                  <w:rPrChange w:id="789" w:author="עילי פרידמן" w:date="2019-12-08T18:43:00Z">
                    <w:rPr>
                      <w:rFonts w:ascii="Calibri" w:hAnsi="Calibri" w:cs="Calibri"/>
                      <w:highlight w:val="yellow"/>
                      <w:rtl/>
                    </w:rPr>
                  </w:rPrChange>
                </w:rPr>
                <w:t>הקיים</w:t>
              </w:r>
              <w:r w:rsidRPr="00E42825">
                <w:rPr>
                  <w:rFonts w:ascii="David" w:hAnsi="David" w:cs="David"/>
                  <w:rPrChange w:id="790" w:author="עילי פרידמן" w:date="2019-12-08T18:43:00Z">
                    <w:rPr>
                      <w:rFonts w:ascii="Calibri" w:hAnsi="Calibri" w:cs="Calibri"/>
                      <w:highlight w:val="yellow"/>
                    </w:rPr>
                  </w:rPrChange>
                </w:rPr>
                <w:t xml:space="preserve">, </w:t>
              </w:r>
              <w:r w:rsidRPr="00E42825">
                <w:rPr>
                  <w:rFonts w:ascii="David" w:hAnsi="David" w:cs="David"/>
                  <w:rtl/>
                  <w:rPrChange w:id="791" w:author="עילי פרידמן" w:date="2019-12-08T18:43:00Z">
                    <w:rPr>
                      <w:rFonts w:ascii="Calibri" w:hAnsi="Calibri" w:cs="Calibri"/>
                      <w:highlight w:val="yellow"/>
                      <w:rtl/>
                    </w:rPr>
                  </w:rPrChange>
                </w:rPr>
                <w:t>וידרוש</w:t>
              </w:r>
              <w:r w:rsidRPr="00E42825">
                <w:rPr>
                  <w:rFonts w:ascii="David" w:hAnsi="David" w:cs="David"/>
                  <w:rPrChange w:id="792" w:author="עילי פרידמן" w:date="2019-12-08T18:43:00Z">
                    <w:rPr>
                      <w:rFonts w:ascii="Calibri" w:hAnsi="Calibri" w:cs="Calibri"/>
                      <w:highlight w:val="yellow"/>
                    </w:rPr>
                  </w:rPrChange>
                </w:rPr>
                <w:t xml:space="preserve"> </w:t>
              </w:r>
              <w:r w:rsidRPr="00E42825">
                <w:rPr>
                  <w:rFonts w:ascii="David" w:hAnsi="David" w:cs="David"/>
                  <w:rtl/>
                  <w:rPrChange w:id="793" w:author="עילי פרידמן" w:date="2019-12-08T18:43:00Z">
                    <w:rPr>
                      <w:rFonts w:ascii="Calibri" w:hAnsi="Calibri" w:cs="Calibri"/>
                      <w:highlight w:val="yellow"/>
                      <w:rtl/>
                    </w:rPr>
                  </w:rPrChange>
                </w:rPr>
                <w:t>שינויים</w:t>
              </w:r>
              <w:r w:rsidRPr="00E42825">
                <w:rPr>
                  <w:rFonts w:ascii="David" w:hAnsi="David" w:cs="David"/>
                  <w:rPrChange w:id="794" w:author="עילי פרידמן" w:date="2019-12-08T18:43:00Z">
                    <w:rPr>
                      <w:rFonts w:ascii="Calibri" w:hAnsi="Calibri" w:cs="Calibri"/>
                      <w:highlight w:val="yellow"/>
                    </w:rPr>
                  </w:rPrChange>
                </w:rPr>
                <w:t xml:space="preserve"> </w:t>
              </w:r>
              <w:r w:rsidRPr="00E42825">
                <w:rPr>
                  <w:rFonts w:ascii="David" w:hAnsi="David" w:cs="David"/>
                  <w:rtl/>
                  <w:rPrChange w:id="795" w:author="עילי פרידמן" w:date="2019-12-08T18:43:00Z">
                    <w:rPr>
                      <w:rFonts w:ascii="Calibri" w:hAnsi="Calibri" w:cs="Calibri"/>
                      <w:highlight w:val="yellow"/>
                      <w:rtl/>
                    </w:rPr>
                  </w:rPrChange>
                </w:rPr>
                <w:t>בשאילתות</w:t>
              </w:r>
              <w:r w:rsidRPr="00E42825">
                <w:rPr>
                  <w:rFonts w:ascii="David" w:hAnsi="David" w:cs="David"/>
                  <w:rPrChange w:id="796" w:author="עילי פרידמן" w:date="2019-12-08T18:43:00Z">
                    <w:rPr>
                      <w:rFonts w:ascii="Calibri" w:hAnsi="Calibri" w:cs="Calibri"/>
                      <w:highlight w:val="yellow"/>
                    </w:rPr>
                  </w:rPrChange>
                </w:rPr>
                <w:t xml:space="preserve"> </w:t>
              </w:r>
              <w:r w:rsidRPr="00E42825">
                <w:rPr>
                  <w:rFonts w:ascii="David" w:hAnsi="David" w:cs="David"/>
                  <w:rtl/>
                  <w:rPrChange w:id="797" w:author="עילי פרידמן" w:date="2019-12-08T18:43:00Z">
                    <w:rPr>
                      <w:rFonts w:ascii="Calibri" w:hAnsi="Calibri" w:cs="Calibri"/>
                      <w:highlight w:val="yellow"/>
                      <w:rtl/>
                    </w:rPr>
                  </w:rPrChange>
                </w:rPr>
                <w:t>קיימות</w:t>
              </w:r>
              <w:r w:rsidRPr="00E42825">
                <w:rPr>
                  <w:rFonts w:ascii="David" w:hAnsi="David" w:cs="David"/>
                  <w:rPrChange w:id="798" w:author="עילי פרידמן" w:date="2019-12-08T18:43:00Z">
                    <w:rPr>
                      <w:rFonts w:ascii="Calibri" w:hAnsi="Calibri" w:cs="Calibri"/>
                      <w:highlight w:val="yellow"/>
                    </w:rPr>
                  </w:rPrChange>
                </w:rPr>
                <w:t>.</w:t>
              </w:r>
            </w:ins>
          </w:p>
        </w:tc>
        <w:tc>
          <w:tcPr>
            <w:tcW w:w="2306" w:type="dxa"/>
          </w:tcPr>
          <w:p w14:paraId="0ACB5E40" w14:textId="77777777" w:rsidR="00E42825" w:rsidRPr="00E42825" w:rsidRDefault="00E42825" w:rsidP="00585060">
            <w:pPr>
              <w:pStyle w:val="ListParagraph"/>
              <w:bidi/>
              <w:rPr>
                <w:ins w:id="799" w:author="עילי פרידמן" w:date="2019-12-08T18:43:00Z"/>
                <w:rFonts w:ascii="David" w:hAnsi="David" w:cs="David"/>
                <w:rPrChange w:id="800" w:author="עילי פרידמן" w:date="2019-12-08T18:43:00Z">
                  <w:rPr>
                    <w:ins w:id="801" w:author="עילי פרידמן" w:date="2019-12-08T18:43:00Z"/>
                    <w:rFonts w:ascii="Calibri" w:hAnsi="Calibri" w:cs="Calibri"/>
                    <w:highlight w:val="yellow"/>
                  </w:rPr>
                </w:rPrChange>
              </w:rPr>
            </w:pPr>
            <w:ins w:id="802" w:author="עילי פרידמן" w:date="2019-12-08T18:43:00Z">
              <w:r w:rsidRPr="00E42825">
                <w:rPr>
                  <w:rFonts w:ascii="David" w:hAnsi="David" w:cs="David"/>
                  <w:rtl/>
                  <w:rPrChange w:id="803" w:author="עילי פרידמן" w:date="2019-12-08T18:43:00Z">
                    <w:rPr>
                      <w:rFonts w:ascii="Calibri" w:hAnsi="Calibri" w:cs="Calibri"/>
                      <w:highlight w:val="yellow"/>
                      <w:rtl/>
                    </w:rPr>
                  </w:rPrChange>
                </w:rPr>
                <w:t>ניתן</w:t>
              </w:r>
              <w:r w:rsidRPr="00E42825">
                <w:rPr>
                  <w:rFonts w:ascii="David" w:hAnsi="David" w:cs="David"/>
                  <w:rPrChange w:id="804" w:author="עילי פרידמן" w:date="2019-12-08T18:43:00Z">
                    <w:rPr>
                      <w:rFonts w:ascii="Calibri" w:hAnsi="Calibri" w:cs="Calibri"/>
                      <w:highlight w:val="yellow"/>
                    </w:rPr>
                  </w:rPrChange>
                </w:rPr>
                <w:t xml:space="preserve"> </w:t>
              </w:r>
              <w:r w:rsidRPr="00E42825">
                <w:rPr>
                  <w:rFonts w:ascii="David" w:hAnsi="David" w:cs="David"/>
                  <w:rtl/>
                  <w:rPrChange w:id="805" w:author="עילי פרידמן" w:date="2019-12-08T18:43:00Z">
                    <w:rPr>
                      <w:rFonts w:ascii="Calibri" w:hAnsi="Calibri" w:cs="Calibri"/>
                      <w:highlight w:val="yellow"/>
                      <w:rtl/>
                    </w:rPr>
                  </w:rPrChange>
                </w:rPr>
                <w:t>לשנות</w:t>
              </w:r>
              <w:r w:rsidRPr="00E42825">
                <w:rPr>
                  <w:rFonts w:ascii="David" w:hAnsi="David" w:cs="David"/>
                  <w:rPrChange w:id="806" w:author="עילי פרידמן" w:date="2019-12-08T18:43:00Z">
                    <w:rPr>
                      <w:rFonts w:ascii="Calibri" w:hAnsi="Calibri" w:cs="Calibri"/>
                      <w:highlight w:val="yellow"/>
                    </w:rPr>
                  </w:rPrChange>
                </w:rPr>
                <w:t xml:space="preserve"> </w:t>
              </w:r>
              <w:r w:rsidRPr="00E42825">
                <w:rPr>
                  <w:rFonts w:ascii="David" w:hAnsi="David" w:cs="David"/>
                  <w:rtl/>
                  <w:rPrChange w:id="807" w:author="עילי פרידמן" w:date="2019-12-08T18:43:00Z">
                    <w:rPr>
                      <w:rFonts w:ascii="Calibri" w:hAnsi="Calibri" w:cs="Calibri"/>
                      <w:highlight w:val="yellow"/>
                      <w:rtl/>
                    </w:rPr>
                  </w:rPrChange>
                </w:rPr>
                <w:t>את</w:t>
              </w:r>
              <w:r w:rsidRPr="00E42825">
                <w:rPr>
                  <w:rFonts w:ascii="David" w:hAnsi="David" w:cs="David"/>
                  <w:rPrChange w:id="808" w:author="עילי פרידמן" w:date="2019-12-08T18:43:00Z">
                    <w:rPr>
                      <w:rFonts w:ascii="Calibri" w:hAnsi="Calibri" w:cs="Calibri"/>
                      <w:highlight w:val="yellow"/>
                    </w:rPr>
                  </w:rPrChange>
                </w:rPr>
                <w:t xml:space="preserve"> </w:t>
              </w:r>
              <w:r w:rsidRPr="00E42825">
                <w:rPr>
                  <w:rFonts w:ascii="David" w:hAnsi="David" w:cs="David"/>
                  <w:rtl/>
                  <w:rPrChange w:id="809" w:author="עילי פרידמן" w:date="2019-12-08T18:43:00Z">
                    <w:rPr>
                      <w:rFonts w:ascii="Calibri" w:hAnsi="Calibri" w:cs="Calibri"/>
                      <w:highlight w:val="yellow"/>
                      <w:rtl/>
                    </w:rPr>
                  </w:rPrChange>
                </w:rPr>
                <w:t>מבנה המידע</w:t>
              </w:r>
            </w:ins>
          </w:p>
        </w:tc>
        <w:tc>
          <w:tcPr>
            <w:tcW w:w="2440" w:type="dxa"/>
          </w:tcPr>
          <w:p w14:paraId="36EB627E" w14:textId="77777777" w:rsidR="00E42825" w:rsidRPr="00E42825" w:rsidRDefault="00E42825" w:rsidP="00585060">
            <w:pPr>
              <w:pStyle w:val="ListParagraph"/>
              <w:bidi/>
              <w:rPr>
                <w:ins w:id="810" w:author="עילי פרידמן" w:date="2019-12-08T18:43:00Z"/>
                <w:rFonts w:ascii="David" w:hAnsi="David" w:cs="David"/>
                <w:rPrChange w:id="811" w:author="עילי פרידמן" w:date="2019-12-08T18:43:00Z">
                  <w:rPr>
                    <w:ins w:id="812" w:author="עילי פרידמן" w:date="2019-12-08T18:43:00Z"/>
                    <w:rFonts w:ascii="Calibri" w:hAnsi="Calibri" w:cs="Calibri"/>
                    <w:highlight w:val="yellow"/>
                  </w:rPr>
                </w:rPrChange>
              </w:rPr>
            </w:pPr>
            <w:ins w:id="813" w:author="עילי פרידמן" w:date="2019-12-08T18:43:00Z">
              <w:r w:rsidRPr="00E42825">
                <w:rPr>
                  <w:rFonts w:ascii="David" w:hAnsi="David" w:cs="David"/>
                  <w:rtl/>
                  <w:rPrChange w:id="814" w:author="עילי פרידמן" w:date="2019-12-08T18:43:00Z">
                    <w:rPr>
                      <w:rFonts w:ascii="Calibri" w:hAnsi="Calibri" w:cs="Calibri"/>
                      <w:highlight w:val="yellow"/>
                      <w:rtl/>
                    </w:rPr>
                  </w:rPrChange>
                </w:rPr>
                <w:t>בגלל</w:t>
              </w:r>
              <w:r w:rsidRPr="00E42825">
                <w:rPr>
                  <w:rFonts w:ascii="David" w:hAnsi="David" w:cs="David"/>
                  <w:rPrChange w:id="815" w:author="עילי פרידמן" w:date="2019-12-08T18:43:00Z">
                    <w:rPr>
                      <w:rFonts w:ascii="Calibri" w:hAnsi="Calibri" w:cs="Calibri"/>
                      <w:highlight w:val="yellow"/>
                    </w:rPr>
                  </w:rPrChange>
                </w:rPr>
                <w:t xml:space="preserve"> </w:t>
              </w:r>
              <w:r w:rsidRPr="00E42825">
                <w:rPr>
                  <w:rFonts w:ascii="David" w:hAnsi="David" w:cs="David"/>
                  <w:rtl/>
                  <w:rPrChange w:id="816" w:author="עילי פרידמן" w:date="2019-12-08T18:43:00Z">
                    <w:rPr>
                      <w:rFonts w:ascii="Calibri" w:hAnsi="Calibri" w:cs="Calibri"/>
                      <w:highlight w:val="yellow"/>
                      <w:rtl/>
                    </w:rPr>
                  </w:rPrChange>
                </w:rPr>
                <w:t>שאין</w:t>
              </w:r>
              <w:r w:rsidRPr="00E42825">
                <w:rPr>
                  <w:rFonts w:ascii="David" w:hAnsi="David" w:cs="David"/>
                  <w:rPrChange w:id="817" w:author="עילי פרידמן" w:date="2019-12-08T18:43:00Z">
                    <w:rPr>
                      <w:rFonts w:ascii="Calibri" w:hAnsi="Calibri" w:cs="Calibri"/>
                      <w:highlight w:val="yellow"/>
                    </w:rPr>
                  </w:rPrChange>
                </w:rPr>
                <w:t xml:space="preserve"> </w:t>
              </w:r>
              <w:r w:rsidRPr="00E42825">
                <w:rPr>
                  <w:rFonts w:ascii="David" w:hAnsi="David" w:cs="David"/>
                  <w:rtl/>
                  <w:rPrChange w:id="818" w:author="עילי פרידמן" w:date="2019-12-08T18:43:00Z">
                    <w:rPr>
                      <w:rFonts w:ascii="Calibri" w:hAnsi="Calibri" w:cs="Calibri"/>
                      <w:highlight w:val="yellow"/>
                      <w:rtl/>
                    </w:rPr>
                  </w:rPrChange>
                </w:rPr>
                <w:t>מבנה</w:t>
              </w:r>
              <w:r w:rsidRPr="00E42825">
                <w:rPr>
                  <w:rFonts w:ascii="David" w:hAnsi="David" w:cs="David"/>
                  <w:rPrChange w:id="819" w:author="עילי פרידמן" w:date="2019-12-08T18:43:00Z">
                    <w:rPr>
                      <w:rFonts w:ascii="Calibri" w:hAnsi="Calibri" w:cs="Calibri"/>
                      <w:highlight w:val="yellow"/>
                    </w:rPr>
                  </w:rPrChange>
                </w:rPr>
                <w:t xml:space="preserve"> </w:t>
              </w:r>
              <w:r w:rsidRPr="00E42825">
                <w:rPr>
                  <w:rFonts w:ascii="David" w:hAnsi="David" w:cs="David"/>
                  <w:rtl/>
                  <w:rPrChange w:id="820" w:author="עילי פרידמן" w:date="2019-12-08T18:43:00Z">
                    <w:rPr>
                      <w:rFonts w:ascii="Calibri" w:hAnsi="Calibri" w:cs="Calibri"/>
                      <w:highlight w:val="yellow"/>
                      <w:rtl/>
                    </w:rPr>
                  </w:rPrChange>
                </w:rPr>
                <w:t>שמוגדר</w:t>
              </w:r>
              <w:r w:rsidRPr="00E42825">
                <w:rPr>
                  <w:rFonts w:ascii="David" w:hAnsi="David" w:cs="David"/>
                  <w:rPrChange w:id="821" w:author="עילי פרידמן" w:date="2019-12-08T18:43:00Z">
                    <w:rPr>
                      <w:rFonts w:ascii="Calibri" w:hAnsi="Calibri" w:cs="Calibri"/>
                      <w:highlight w:val="yellow"/>
                    </w:rPr>
                  </w:rPrChange>
                </w:rPr>
                <w:t xml:space="preserve"> </w:t>
              </w:r>
              <w:r w:rsidRPr="00E42825">
                <w:rPr>
                  <w:rFonts w:ascii="David" w:hAnsi="David" w:cs="David"/>
                  <w:rtl/>
                  <w:rPrChange w:id="822" w:author="עילי פרידמן" w:date="2019-12-08T18:43:00Z">
                    <w:rPr>
                      <w:rFonts w:ascii="Calibri" w:hAnsi="Calibri" w:cs="Calibri"/>
                      <w:highlight w:val="yellow"/>
                      <w:rtl/>
                    </w:rPr>
                  </w:rPrChange>
                </w:rPr>
                <w:t>מראש</w:t>
              </w:r>
              <w:r w:rsidRPr="00E42825">
                <w:rPr>
                  <w:rFonts w:ascii="David" w:hAnsi="David" w:cs="David"/>
                  <w:rPrChange w:id="823" w:author="עילי פרידמן" w:date="2019-12-08T18:43:00Z">
                    <w:rPr>
                      <w:rFonts w:ascii="Calibri" w:hAnsi="Calibri" w:cs="Calibri"/>
                      <w:highlight w:val="yellow"/>
                    </w:rPr>
                  </w:rPrChange>
                </w:rPr>
                <w:t xml:space="preserve">, </w:t>
              </w:r>
              <w:r w:rsidRPr="00E42825">
                <w:rPr>
                  <w:rFonts w:ascii="David" w:hAnsi="David" w:cs="David"/>
                  <w:rtl/>
                  <w:rPrChange w:id="824" w:author="עילי פרידמן" w:date="2019-12-08T18:43:00Z">
                    <w:rPr>
                      <w:rFonts w:ascii="Calibri" w:hAnsi="Calibri" w:cs="Calibri"/>
                      <w:highlight w:val="yellow"/>
                      <w:rtl/>
                    </w:rPr>
                  </w:rPrChange>
                </w:rPr>
                <w:t>אין</w:t>
              </w:r>
              <w:r w:rsidRPr="00E42825">
                <w:rPr>
                  <w:rFonts w:ascii="David" w:hAnsi="David" w:cs="David"/>
                  <w:rPrChange w:id="825" w:author="עילי פרידמן" w:date="2019-12-08T18:43:00Z">
                    <w:rPr>
                      <w:rFonts w:ascii="Calibri" w:hAnsi="Calibri" w:cs="Calibri"/>
                      <w:highlight w:val="yellow"/>
                    </w:rPr>
                  </w:rPrChange>
                </w:rPr>
                <w:t xml:space="preserve"> </w:t>
              </w:r>
              <w:r w:rsidRPr="00E42825">
                <w:rPr>
                  <w:rFonts w:ascii="David" w:hAnsi="David" w:cs="David"/>
                  <w:rtl/>
                  <w:rPrChange w:id="826" w:author="עילי פרידמן" w:date="2019-12-08T18:43:00Z">
                    <w:rPr>
                      <w:rFonts w:ascii="Calibri" w:hAnsi="Calibri" w:cs="Calibri"/>
                      <w:highlight w:val="yellow"/>
                      <w:rtl/>
                    </w:rPr>
                  </w:rPrChange>
                </w:rPr>
                <w:t>שום</w:t>
              </w:r>
              <w:r w:rsidRPr="00E42825">
                <w:rPr>
                  <w:rFonts w:ascii="David" w:hAnsi="David" w:cs="David"/>
                  <w:rPrChange w:id="827" w:author="עילי פרידמן" w:date="2019-12-08T18:43:00Z">
                    <w:rPr>
                      <w:rFonts w:ascii="Calibri" w:hAnsi="Calibri" w:cs="Calibri"/>
                      <w:highlight w:val="yellow"/>
                    </w:rPr>
                  </w:rPrChange>
                </w:rPr>
                <w:t xml:space="preserve"> </w:t>
              </w:r>
              <w:r w:rsidRPr="00E42825">
                <w:rPr>
                  <w:rFonts w:ascii="David" w:hAnsi="David" w:cs="David"/>
                  <w:rtl/>
                  <w:rPrChange w:id="828" w:author="עילי פרידמן" w:date="2019-12-08T18:43:00Z">
                    <w:rPr>
                      <w:rFonts w:ascii="Calibri" w:hAnsi="Calibri" w:cs="Calibri"/>
                      <w:highlight w:val="yellow"/>
                      <w:rtl/>
                    </w:rPr>
                  </w:rPrChange>
                </w:rPr>
                <w:t>בעיה</w:t>
              </w:r>
              <w:r w:rsidRPr="00E42825">
                <w:rPr>
                  <w:rFonts w:ascii="David" w:hAnsi="David" w:cs="David"/>
                  <w:rPrChange w:id="829" w:author="עילי פרידמן" w:date="2019-12-08T18:43:00Z">
                    <w:rPr>
                      <w:rFonts w:ascii="Calibri" w:hAnsi="Calibri" w:cs="Calibri"/>
                      <w:highlight w:val="yellow"/>
                    </w:rPr>
                  </w:rPrChange>
                </w:rPr>
                <w:t xml:space="preserve"> </w:t>
              </w:r>
              <w:r w:rsidRPr="00E42825">
                <w:rPr>
                  <w:rFonts w:ascii="David" w:hAnsi="David" w:cs="David"/>
                  <w:rtl/>
                  <w:rPrChange w:id="830" w:author="עילי פרידמן" w:date="2019-12-08T18:43:00Z">
                    <w:rPr>
                      <w:rFonts w:ascii="Calibri" w:hAnsi="Calibri" w:cs="Calibri"/>
                      <w:highlight w:val="yellow"/>
                      <w:rtl/>
                    </w:rPr>
                  </w:rPrChange>
                </w:rPr>
                <w:t>לשנות</w:t>
              </w:r>
              <w:r w:rsidRPr="00E42825">
                <w:rPr>
                  <w:rFonts w:ascii="David" w:hAnsi="David" w:cs="David"/>
                  <w:rPrChange w:id="831" w:author="עילי פרידמן" w:date="2019-12-08T18:43:00Z">
                    <w:rPr>
                      <w:rFonts w:ascii="Calibri" w:hAnsi="Calibri" w:cs="Calibri"/>
                      <w:highlight w:val="yellow"/>
                    </w:rPr>
                  </w:rPrChange>
                </w:rPr>
                <w:t xml:space="preserve"> </w:t>
              </w:r>
              <w:r w:rsidRPr="00E42825">
                <w:rPr>
                  <w:rFonts w:ascii="David" w:hAnsi="David" w:cs="David"/>
                  <w:rtl/>
                  <w:rPrChange w:id="832" w:author="עילי פרידמן" w:date="2019-12-08T18:43:00Z">
                    <w:rPr>
                      <w:rFonts w:ascii="Calibri" w:hAnsi="Calibri" w:cs="Calibri"/>
                      <w:highlight w:val="yellow"/>
                      <w:rtl/>
                    </w:rPr>
                  </w:rPrChange>
                </w:rPr>
                <w:t>את</w:t>
              </w:r>
              <w:r w:rsidRPr="00E42825">
                <w:rPr>
                  <w:rFonts w:ascii="David" w:hAnsi="David" w:cs="David"/>
                  <w:rPrChange w:id="833" w:author="עילי פרידמן" w:date="2019-12-08T18:43:00Z">
                    <w:rPr>
                      <w:rFonts w:ascii="Calibri" w:hAnsi="Calibri" w:cs="Calibri"/>
                      <w:highlight w:val="yellow"/>
                    </w:rPr>
                  </w:rPrChange>
                </w:rPr>
                <w:t xml:space="preserve"> </w:t>
              </w:r>
              <w:r w:rsidRPr="00E42825">
                <w:rPr>
                  <w:rFonts w:ascii="David" w:hAnsi="David" w:cs="David"/>
                  <w:rtl/>
                  <w:rPrChange w:id="834" w:author="עילי פרידמן" w:date="2019-12-08T18:43:00Z">
                    <w:rPr>
                      <w:rFonts w:ascii="Calibri" w:hAnsi="Calibri" w:cs="Calibri"/>
                      <w:highlight w:val="yellow"/>
                      <w:rtl/>
                    </w:rPr>
                  </w:rPrChange>
                </w:rPr>
                <w:t>המבנה</w:t>
              </w:r>
              <w:r w:rsidRPr="00E42825">
                <w:rPr>
                  <w:rFonts w:ascii="David" w:hAnsi="David" w:cs="David"/>
                  <w:rPrChange w:id="835" w:author="עילי פרידמן" w:date="2019-12-08T18:43:00Z">
                    <w:rPr>
                      <w:rFonts w:ascii="Calibri" w:hAnsi="Calibri" w:cs="Calibri"/>
                      <w:highlight w:val="yellow"/>
                    </w:rPr>
                  </w:rPrChange>
                </w:rPr>
                <w:t xml:space="preserve"> </w:t>
              </w:r>
              <w:r w:rsidRPr="00E42825">
                <w:rPr>
                  <w:rFonts w:ascii="David" w:hAnsi="David" w:cs="David"/>
                  <w:rtl/>
                  <w:rPrChange w:id="836" w:author="עילי פרידמן" w:date="2019-12-08T18:43:00Z">
                    <w:rPr>
                      <w:rFonts w:ascii="Calibri" w:hAnsi="Calibri" w:cs="Calibri"/>
                      <w:highlight w:val="yellow"/>
                      <w:rtl/>
                    </w:rPr>
                  </w:rPrChange>
                </w:rPr>
                <w:t>במהלך הזמן</w:t>
              </w:r>
              <w:r w:rsidRPr="00E42825">
                <w:rPr>
                  <w:rFonts w:ascii="David" w:hAnsi="David" w:cs="David"/>
                  <w:rPrChange w:id="837" w:author="עילי פרידמן" w:date="2019-12-08T18:43:00Z">
                    <w:rPr>
                      <w:rFonts w:ascii="Calibri" w:hAnsi="Calibri" w:cs="Calibri"/>
                      <w:highlight w:val="yellow"/>
                    </w:rPr>
                  </w:rPrChange>
                </w:rPr>
                <w:t xml:space="preserve">. </w:t>
              </w:r>
            </w:ins>
          </w:p>
        </w:tc>
      </w:tr>
    </w:tbl>
    <w:p w14:paraId="2B6CC9B0" w14:textId="77777777" w:rsidR="00E42825" w:rsidRPr="00E42825" w:rsidRDefault="00E42825" w:rsidP="00E42825">
      <w:pPr>
        <w:pStyle w:val="ListParagraph"/>
        <w:bidi/>
        <w:ind w:left="1440"/>
        <w:rPr>
          <w:ins w:id="838" w:author="עילי פרידמן" w:date="2019-12-08T18:43:00Z"/>
          <w:rFonts w:ascii="David" w:hAnsi="David" w:cs="David"/>
          <w:rPrChange w:id="839" w:author="עילי פרידמן" w:date="2019-12-08T18:43:00Z">
            <w:rPr>
              <w:ins w:id="840" w:author="עילי פרידמן" w:date="2019-12-08T18:43:00Z"/>
              <w:rFonts w:ascii="Calibri" w:hAnsi="Calibri" w:cs="Calibri"/>
              <w:highlight w:val="yellow"/>
            </w:rPr>
          </w:rPrChange>
        </w:rPr>
      </w:pPr>
    </w:p>
    <w:p w14:paraId="078238C9" w14:textId="77777777" w:rsidR="00E42825" w:rsidRPr="00E42825" w:rsidRDefault="00E42825" w:rsidP="00E42825">
      <w:pPr>
        <w:pStyle w:val="ListParagraph"/>
        <w:bidi/>
        <w:ind w:left="1440"/>
        <w:rPr>
          <w:ins w:id="841" w:author="עילי פרידמן" w:date="2019-12-08T18:43:00Z"/>
          <w:rFonts w:ascii="David" w:hAnsi="David" w:cs="David"/>
          <w:rPrChange w:id="842" w:author="עילי פרידמן" w:date="2019-12-08T18:43:00Z">
            <w:rPr>
              <w:ins w:id="843" w:author="עילי פרידמן" w:date="2019-12-08T18:43:00Z"/>
              <w:rFonts w:ascii="Calibri" w:hAnsi="Calibri" w:cs="Calibri"/>
              <w:highlight w:val="yellow"/>
            </w:rPr>
          </w:rPrChange>
        </w:rPr>
      </w:pPr>
      <w:ins w:id="844" w:author="עילי פרידמן" w:date="2019-12-08T18:43:00Z">
        <w:r w:rsidRPr="00E42825">
          <w:rPr>
            <w:rFonts w:ascii="David" w:hAnsi="David" w:cs="David"/>
            <w:rtl/>
            <w:rPrChange w:id="845" w:author="עילי פרידמן" w:date="2019-12-08T18:43:00Z">
              <w:rPr>
                <w:rFonts w:ascii="Calibri" w:hAnsi="Calibri" w:cs="Calibri"/>
                <w:highlight w:val="yellow"/>
                <w:rtl/>
              </w:rPr>
            </w:rPrChange>
          </w:rPr>
          <w:t>זו</w:t>
        </w:r>
        <w:r w:rsidRPr="00E42825">
          <w:rPr>
            <w:rFonts w:ascii="David" w:hAnsi="David" w:cs="David"/>
            <w:rPrChange w:id="846" w:author="עילי פרידמן" w:date="2019-12-08T18:43:00Z">
              <w:rPr>
                <w:rFonts w:ascii="Calibri" w:hAnsi="Calibri" w:cs="Calibri"/>
                <w:highlight w:val="yellow"/>
              </w:rPr>
            </w:rPrChange>
          </w:rPr>
          <w:t xml:space="preserve"> </w:t>
        </w:r>
        <w:r w:rsidRPr="00E42825">
          <w:rPr>
            <w:rFonts w:ascii="David" w:hAnsi="David" w:cs="David"/>
            <w:rtl/>
            <w:rPrChange w:id="847" w:author="עילי פרידמן" w:date="2019-12-08T18:43:00Z">
              <w:rPr>
                <w:rFonts w:ascii="Calibri" w:hAnsi="Calibri" w:cs="Calibri"/>
                <w:highlight w:val="yellow"/>
                <w:rtl/>
              </w:rPr>
            </w:rPrChange>
          </w:rPr>
          <w:t>הנקודה</w:t>
        </w:r>
        <w:r w:rsidRPr="00E42825">
          <w:rPr>
            <w:rFonts w:ascii="David" w:hAnsi="David" w:cs="David"/>
            <w:rPrChange w:id="848" w:author="עילי פרידמן" w:date="2019-12-08T18:43:00Z">
              <w:rPr>
                <w:rFonts w:ascii="Calibri" w:hAnsi="Calibri" w:cs="Calibri"/>
                <w:highlight w:val="yellow"/>
              </w:rPr>
            </w:rPrChange>
          </w:rPr>
          <w:t xml:space="preserve"> </w:t>
        </w:r>
        <w:r w:rsidRPr="00E42825">
          <w:rPr>
            <w:rFonts w:ascii="David" w:hAnsi="David" w:cs="David"/>
            <w:rtl/>
            <w:rPrChange w:id="849" w:author="עילי פרידמן" w:date="2019-12-08T18:43:00Z">
              <w:rPr>
                <w:rFonts w:ascii="Calibri" w:hAnsi="Calibri" w:cs="Calibri"/>
                <w:highlight w:val="yellow"/>
                <w:rtl/>
              </w:rPr>
            </w:rPrChange>
          </w:rPr>
          <w:t>לציין</w:t>
        </w:r>
        <w:r w:rsidRPr="00E42825">
          <w:rPr>
            <w:rFonts w:ascii="David" w:hAnsi="David" w:cs="David"/>
            <w:rPrChange w:id="850" w:author="עילי פרידמן" w:date="2019-12-08T18:43:00Z">
              <w:rPr>
                <w:rFonts w:ascii="Calibri" w:hAnsi="Calibri" w:cs="Calibri"/>
                <w:highlight w:val="yellow"/>
              </w:rPr>
            </w:rPrChange>
          </w:rPr>
          <w:t xml:space="preserve"> </w:t>
        </w:r>
        <w:r w:rsidRPr="00E42825">
          <w:rPr>
            <w:rFonts w:ascii="David" w:hAnsi="David" w:cs="David"/>
            <w:rtl/>
            <w:rPrChange w:id="851" w:author="עילי פרידמן" w:date="2019-12-08T18:43:00Z">
              <w:rPr>
                <w:rFonts w:ascii="Calibri" w:hAnsi="Calibri" w:cs="Calibri"/>
                <w:highlight w:val="yellow"/>
                <w:rtl/>
              </w:rPr>
            </w:rPrChange>
          </w:rPr>
          <w:t>שלוש</w:t>
        </w:r>
        <w:r w:rsidRPr="00E42825">
          <w:rPr>
            <w:rFonts w:ascii="David" w:hAnsi="David" w:cs="David"/>
            <w:rPrChange w:id="852" w:author="עילי פרידמן" w:date="2019-12-08T18:43:00Z">
              <w:rPr>
                <w:rFonts w:ascii="Calibri" w:hAnsi="Calibri" w:cs="Calibri"/>
                <w:highlight w:val="yellow"/>
              </w:rPr>
            </w:rPrChange>
          </w:rPr>
          <w:t xml:space="preserve"> </w:t>
        </w:r>
        <w:r w:rsidRPr="00E42825">
          <w:rPr>
            <w:rFonts w:ascii="David" w:hAnsi="David" w:cs="David"/>
            <w:rtl/>
            <w:rPrChange w:id="853" w:author="עילי פרידמן" w:date="2019-12-08T18:43:00Z">
              <w:rPr>
                <w:rFonts w:ascii="Calibri" w:hAnsi="Calibri" w:cs="Calibri"/>
                <w:highlight w:val="yellow"/>
                <w:rtl/>
              </w:rPr>
            </w:rPrChange>
          </w:rPr>
          <w:t>עובדות</w:t>
        </w:r>
        <w:r w:rsidRPr="00E42825">
          <w:rPr>
            <w:rFonts w:ascii="David" w:hAnsi="David" w:cs="David"/>
            <w:rPrChange w:id="854" w:author="עילי פרידמן" w:date="2019-12-08T18:43:00Z">
              <w:rPr>
                <w:rFonts w:ascii="Calibri" w:hAnsi="Calibri" w:cs="Calibri"/>
                <w:highlight w:val="yellow"/>
              </w:rPr>
            </w:rPrChange>
          </w:rPr>
          <w:t xml:space="preserve"> </w:t>
        </w:r>
        <w:r w:rsidRPr="00E42825">
          <w:rPr>
            <w:rFonts w:ascii="David" w:hAnsi="David" w:cs="David"/>
            <w:rtl/>
            <w:rPrChange w:id="855" w:author="עילי פרידמן" w:date="2019-12-08T18:43:00Z">
              <w:rPr>
                <w:rFonts w:ascii="Calibri" w:hAnsi="Calibri" w:cs="Calibri"/>
                <w:highlight w:val="yellow"/>
                <w:rtl/>
              </w:rPr>
            </w:rPrChange>
          </w:rPr>
          <w:t>מהותיות</w:t>
        </w:r>
        <w:r w:rsidRPr="00E42825">
          <w:rPr>
            <w:rFonts w:ascii="David" w:hAnsi="David" w:cs="David"/>
            <w:rPrChange w:id="856" w:author="עילי פרידמן" w:date="2019-12-08T18:43:00Z">
              <w:rPr>
                <w:rFonts w:ascii="Calibri" w:hAnsi="Calibri" w:cs="Calibri"/>
                <w:highlight w:val="yellow"/>
              </w:rPr>
            </w:rPrChange>
          </w:rPr>
          <w:t xml:space="preserve"> </w:t>
        </w:r>
        <w:r w:rsidRPr="00E42825">
          <w:rPr>
            <w:rFonts w:ascii="David" w:hAnsi="David" w:cs="David"/>
            <w:rtl/>
            <w:rPrChange w:id="857" w:author="עילי פרידמן" w:date="2019-12-08T18:43:00Z">
              <w:rPr>
                <w:rFonts w:ascii="Calibri" w:hAnsi="Calibri" w:cs="Calibri"/>
                <w:highlight w:val="yellow"/>
                <w:rtl/>
              </w:rPr>
            </w:rPrChange>
          </w:rPr>
          <w:t>הקשורות לאופן קבלת ההחלטה לגבי סוג בסיס הנתונים שנבחר</w:t>
        </w:r>
        <w:r w:rsidRPr="00E42825">
          <w:rPr>
            <w:rFonts w:ascii="David" w:hAnsi="David" w:cs="David"/>
            <w:rPrChange w:id="858" w:author="עילי פרידמן" w:date="2019-12-08T18:43:00Z">
              <w:rPr>
                <w:rFonts w:ascii="Calibri" w:hAnsi="Calibri" w:cs="Calibri"/>
                <w:highlight w:val="yellow"/>
              </w:rPr>
            </w:rPrChange>
          </w:rPr>
          <w:t>:</w:t>
        </w:r>
      </w:ins>
    </w:p>
    <w:p w14:paraId="29C93450" w14:textId="77777777" w:rsidR="00E42825" w:rsidRPr="00E42825" w:rsidRDefault="00E42825" w:rsidP="00E42825">
      <w:pPr>
        <w:pStyle w:val="ListParagraph"/>
        <w:numPr>
          <w:ilvl w:val="2"/>
          <w:numId w:val="14"/>
        </w:numPr>
        <w:bidi/>
        <w:rPr>
          <w:ins w:id="859" w:author="עילי פרידמן" w:date="2019-12-08T18:43:00Z"/>
          <w:rFonts w:ascii="David" w:hAnsi="David" w:cs="David"/>
          <w:rPrChange w:id="860" w:author="עילי פרידמן" w:date="2019-12-08T18:43:00Z">
            <w:rPr>
              <w:ins w:id="861" w:author="עילי פרידמן" w:date="2019-12-08T18:43:00Z"/>
              <w:highlight w:val="yellow"/>
            </w:rPr>
          </w:rPrChange>
        </w:rPr>
      </w:pPr>
      <w:ins w:id="862" w:author="עילי פרידמן" w:date="2019-12-08T18:43:00Z">
        <w:r w:rsidRPr="00E42825">
          <w:rPr>
            <w:rFonts w:ascii="David" w:hAnsi="David" w:cs="David"/>
            <w:rtl/>
            <w:rPrChange w:id="863" w:author="עילי פרידמן" w:date="2019-12-08T18:43:00Z">
              <w:rPr>
                <w:rFonts w:ascii="Calibri" w:hAnsi="Calibri" w:cs="Calibri"/>
                <w:highlight w:val="yellow"/>
                <w:rtl/>
              </w:rPr>
            </w:rPrChange>
          </w:rPr>
          <w:t>אחת</w:t>
        </w:r>
        <w:r w:rsidRPr="00E42825">
          <w:rPr>
            <w:rFonts w:ascii="David" w:hAnsi="David" w:cs="David"/>
            <w:rPrChange w:id="864" w:author="עילי פרידמן" w:date="2019-12-08T18:43:00Z">
              <w:rPr>
                <w:rFonts w:ascii="Calibri" w:hAnsi="Calibri" w:cs="Calibri"/>
                <w:highlight w:val="yellow"/>
              </w:rPr>
            </w:rPrChange>
          </w:rPr>
          <w:t xml:space="preserve"> </w:t>
        </w:r>
        <w:r w:rsidRPr="00E42825">
          <w:rPr>
            <w:rFonts w:ascii="David" w:hAnsi="David" w:cs="David"/>
            <w:rtl/>
            <w:rPrChange w:id="865" w:author="עילי פרידמן" w:date="2019-12-08T18:43:00Z">
              <w:rPr>
                <w:rFonts w:ascii="Calibri" w:hAnsi="Calibri" w:cs="Calibri"/>
                <w:highlight w:val="yellow"/>
                <w:rtl/>
              </w:rPr>
            </w:rPrChange>
          </w:rPr>
          <w:t>הדרישות</w:t>
        </w:r>
        <w:r w:rsidRPr="00E42825">
          <w:rPr>
            <w:rFonts w:ascii="David" w:hAnsi="David" w:cs="David"/>
            <w:rPrChange w:id="866" w:author="עילי פרידמן" w:date="2019-12-08T18:43:00Z">
              <w:rPr>
                <w:rFonts w:ascii="Calibri" w:hAnsi="Calibri" w:cs="Calibri"/>
                <w:highlight w:val="yellow"/>
              </w:rPr>
            </w:rPrChange>
          </w:rPr>
          <w:t xml:space="preserve"> </w:t>
        </w:r>
        <w:r w:rsidRPr="00E42825">
          <w:rPr>
            <w:rFonts w:ascii="David" w:hAnsi="David" w:cs="David"/>
            <w:rtl/>
            <w:rPrChange w:id="867" w:author="עילי פרידמן" w:date="2019-12-08T18:43:00Z">
              <w:rPr>
                <w:rFonts w:ascii="Calibri" w:hAnsi="Calibri" w:cs="Calibri"/>
                <w:highlight w:val="yellow"/>
                <w:rtl/>
              </w:rPr>
            </w:rPrChange>
          </w:rPr>
          <w:t>שעלו</w:t>
        </w:r>
        <w:r w:rsidRPr="00E42825">
          <w:rPr>
            <w:rFonts w:ascii="David" w:hAnsi="David" w:cs="David"/>
            <w:rPrChange w:id="868" w:author="עילי פרידמן" w:date="2019-12-08T18:43:00Z">
              <w:rPr>
                <w:rFonts w:ascii="Calibri" w:hAnsi="Calibri" w:cs="Calibri"/>
                <w:highlight w:val="yellow"/>
              </w:rPr>
            </w:rPrChange>
          </w:rPr>
          <w:t xml:space="preserve"> </w:t>
        </w:r>
        <w:r w:rsidRPr="00E42825">
          <w:rPr>
            <w:rFonts w:ascii="David" w:hAnsi="David" w:cs="David"/>
            <w:rtl/>
            <w:rPrChange w:id="869" w:author="עילי פרידמן" w:date="2019-12-08T18:43:00Z">
              <w:rPr>
                <w:rFonts w:ascii="Calibri" w:hAnsi="Calibri" w:cs="Calibri"/>
                <w:highlight w:val="yellow"/>
                <w:rtl/>
              </w:rPr>
            </w:rPrChange>
          </w:rPr>
          <w:t>בזמן</w:t>
        </w:r>
        <w:r w:rsidRPr="00E42825">
          <w:rPr>
            <w:rFonts w:ascii="David" w:hAnsi="David" w:cs="David"/>
            <w:rPrChange w:id="870" w:author="עילי פרידמן" w:date="2019-12-08T18:43:00Z">
              <w:rPr>
                <w:rFonts w:ascii="Calibri" w:hAnsi="Calibri" w:cs="Calibri"/>
                <w:highlight w:val="yellow"/>
              </w:rPr>
            </w:rPrChange>
          </w:rPr>
          <w:t xml:space="preserve"> </w:t>
        </w:r>
        <w:r w:rsidRPr="00E42825">
          <w:rPr>
            <w:rFonts w:ascii="David" w:hAnsi="David" w:cs="David"/>
            <w:rtl/>
            <w:rPrChange w:id="871" w:author="עילי פרידמן" w:date="2019-12-08T18:43:00Z">
              <w:rPr>
                <w:rFonts w:ascii="Calibri" w:hAnsi="Calibri" w:cs="Calibri"/>
                <w:highlight w:val="yellow"/>
                <w:rtl/>
              </w:rPr>
            </w:rPrChange>
          </w:rPr>
          <w:t>הראיונות</w:t>
        </w:r>
        <w:r w:rsidRPr="00E42825">
          <w:rPr>
            <w:rFonts w:ascii="David" w:hAnsi="David" w:cs="David"/>
            <w:rPrChange w:id="872" w:author="עילי פרידמן" w:date="2019-12-08T18:43:00Z">
              <w:rPr>
                <w:rFonts w:ascii="Calibri" w:hAnsi="Calibri" w:cs="Calibri"/>
                <w:highlight w:val="yellow"/>
              </w:rPr>
            </w:rPrChange>
          </w:rPr>
          <w:t xml:space="preserve"> </w:t>
        </w:r>
        <w:r w:rsidRPr="00E42825">
          <w:rPr>
            <w:rFonts w:ascii="David" w:hAnsi="David" w:cs="David"/>
            <w:rtl/>
            <w:rPrChange w:id="873" w:author="עילי פרידמן" w:date="2019-12-08T18:43:00Z">
              <w:rPr>
                <w:rFonts w:ascii="Calibri" w:hAnsi="Calibri" w:cs="Calibri"/>
                <w:highlight w:val="yellow"/>
                <w:rtl/>
              </w:rPr>
            </w:rPrChange>
          </w:rPr>
          <w:t>עם</w:t>
        </w:r>
        <w:r w:rsidRPr="00E42825">
          <w:rPr>
            <w:rFonts w:ascii="David" w:hAnsi="David" w:cs="David"/>
            <w:rPrChange w:id="874" w:author="עילי פרידמן" w:date="2019-12-08T18:43:00Z">
              <w:rPr>
                <w:rFonts w:ascii="Calibri" w:hAnsi="Calibri" w:cs="Calibri"/>
                <w:highlight w:val="yellow"/>
              </w:rPr>
            </w:rPrChange>
          </w:rPr>
          <w:t xml:space="preserve"> </w:t>
        </w:r>
        <w:r w:rsidRPr="00E42825">
          <w:rPr>
            <w:rFonts w:ascii="David" w:hAnsi="David" w:cs="David"/>
            <w:rtl/>
            <w:rPrChange w:id="875" w:author="עילי פרידמן" w:date="2019-12-08T18:43:00Z">
              <w:rPr>
                <w:rFonts w:ascii="Calibri" w:hAnsi="Calibri" w:cs="Calibri"/>
                <w:highlight w:val="yellow"/>
                <w:rtl/>
              </w:rPr>
            </w:rPrChange>
          </w:rPr>
          <w:t>הלקוח</w:t>
        </w:r>
        <w:r w:rsidRPr="00E42825">
          <w:rPr>
            <w:rFonts w:ascii="David" w:hAnsi="David" w:cs="David"/>
            <w:rPrChange w:id="876" w:author="עילי פרידמן" w:date="2019-12-08T18:43:00Z">
              <w:rPr>
                <w:rFonts w:ascii="Calibri" w:hAnsi="Calibri" w:cs="Calibri"/>
                <w:highlight w:val="yellow"/>
              </w:rPr>
            </w:rPrChange>
          </w:rPr>
          <w:t xml:space="preserve">, </w:t>
        </w:r>
        <w:r w:rsidRPr="00E42825">
          <w:rPr>
            <w:rFonts w:ascii="David" w:hAnsi="David" w:cs="David"/>
            <w:rtl/>
            <w:rPrChange w:id="877" w:author="עילי פרידמן" w:date="2019-12-08T18:43:00Z">
              <w:rPr>
                <w:rFonts w:ascii="Calibri" w:hAnsi="Calibri" w:cs="Calibri"/>
                <w:highlight w:val="yellow"/>
                <w:rtl/>
              </w:rPr>
            </w:rPrChange>
          </w:rPr>
          <w:t>הייתה</w:t>
        </w:r>
        <w:r w:rsidRPr="00E42825">
          <w:rPr>
            <w:rFonts w:ascii="David" w:hAnsi="David" w:cs="David"/>
            <w:rPrChange w:id="878" w:author="עילי פרידמן" w:date="2019-12-08T18:43:00Z">
              <w:rPr>
                <w:rFonts w:ascii="Calibri" w:hAnsi="Calibri" w:cs="Calibri"/>
                <w:highlight w:val="yellow"/>
              </w:rPr>
            </w:rPrChange>
          </w:rPr>
          <w:t xml:space="preserve"> </w:t>
        </w:r>
        <w:r w:rsidRPr="00E42825">
          <w:rPr>
            <w:rFonts w:ascii="David" w:hAnsi="David" w:cs="David"/>
            <w:rtl/>
            <w:rPrChange w:id="879" w:author="עילי פרידמן" w:date="2019-12-08T18:43:00Z">
              <w:rPr>
                <w:rFonts w:ascii="Calibri" w:hAnsi="Calibri" w:cs="Calibri"/>
                <w:highlight w:val="yellow"/>
                <w:rtl/>
              </w:rPr>
            </w:rPrChange>
          </w:rPr>
          <w:t>תמיכה</w:t>
        </w:r>
        <w:r w:rsidRPr="00E42825">
          <w:rPr>
            <w:rFonts w:ascii="David" w:hAnsi="David" w:cs="David"/>
            <w:rPrChange w:id="880" w:author="עילי פרידמן" w:date="2019-12-08T18:43:00Z">
              <w:rPr>
                <w:rFonts w:ascii="Calibri" w:hAnsi="Calibri" w:cs="Calibri"/>
                <w:highlight w:val="yellow"/>
              </w:rPr>
            </w:rPrChange>
          </w:rPr>
          <w:t xml:space="preserve"> </w:t>
        </w:r>
        <w:r w:rsidRPr="00E42825">
          <w:rPr>
            <w:rFonts w:ascii="David" w:hAnsi="David" w:cs="David"/>
            <w:rtl/>
            <w:rPrChange w:id="881" w:author="עילי פרידמן" w:date="2019-12-08T18:43:00Z">
              <w:rPr>
                <w:rFonts w:ascii="Calibri" w:hAnsi="Calibri" w:cs="Calibri"/>
                <w:highlight w:val="yellow"/>
                <w:rtl/>
              </w:rPr>
            </w:rPrChange>
          </w:rPr>
          <w:t>בשינוי מודל</w:t>
        </w:r>
        <w:r w:rsidRPr="00E42825">
          <w:rPr>
            <w:rFonts w:ascii="David" w:hAnsi="David" w:cs="David"/>
            <w:rPrChange w:id="882" w:author="עילי פרידמן" w:date="2019-12-08T18:43:00Z">
              <w:rPr>
                <w:rFonts w:ascii="Calibri" w:hAnsi="Calibri" w:cs="Calibri"/>
                <w:highlight w:val="yellow"/>
              </w:rPr>
            </w:rPrChange>
          </w:rPr>
          <w:t xml:space="preserve"> </w:t>
        </w:r>
        <w:r w:rsidRPr="00E42825">
          <w:rPr>
            <w:rFonts w:ascii="David" w:hAnsi="David" w:cs="David"/>
            <w:rtl/>
            <w:rPrChange w:id="883" w:author="עילי פרידמן" w:date="2019-12-08T18:43:00Z">
              <w:rPr>
                <w:rFonts w:ascii="Calibri" w:hAnsi="Calibri" w:cs="Calibri"/>
                <w:highlight w:val="yellow"/>
                <w:rtl/>
              </w:rPr>
            </w:rPrChange>
          </w:rPr>
          <w:t>המפות</w:t>
        </w:r>
        <w:r w:rsidRPr="00E42825">
          <w:rPr>
            <w:rFonts w:ascii="David" w:hAnsi="David" w:cs="David"/>
            <w:rPrChange w:id="884" w:author="עילי פרידמן" w:date="2019-12-08T18:43:00Z">
              <w:rPr>
                <w:rFonts w:ascii="Calibri" w:hAnsi="Calibri" w:cs="Calibri"/>
                <w:highlight w:val="yellow"/>
              </w:rPr>
            </w:rPrChange>
          </w:rPr>
          <w:t xml:space="preserve"> </w:t>
        </w:r>
        <w:r w:rsidRPr="00E42825">
          <w:rPr>
            <w:rFonts w:ascii="David" w:hAnsi="David" w:cs="David"/>
            <w:rtl/>
            <w:rPrChange w:id="885" w:author="עילי פרידמן" w:date="2019-12-08T18:43:00Z">
              <w:rPr>
                <w:rFonts w:ascii="Calibri" w:hAnsi="Calibri" w:cs="Calibri"/>
                <w:highlight w:val="yellow"/>
                <w:rtl/>
              </w:rPr>
            </w:rPrChange>
          </w:rPr>
          <w:t>העומד</w:t>
        </w:r>
        <w:r w:rsidRPr="00E42825">
          <w:rPr>
            <w:rFonts w:ascii="David" w:hAnsi="David" w:cs="David"/>
            <w:rPrChange w:id="886" w:author="עילי פרידמן" w:date="2019-12-08T18:43:00Z">
              <w:rPr>
                <w:rFonts w:ascii="Calibri" w:hAnsi="Calibri" w:cs="Calibri"/>
                <w:highlight w:val="yellow"/>
              </w:rPr>
            </w:rPrChange>
          </w:rPr>
          <w:t xml:space="preserve"> </w:t>
        </w:r>
        <w:r w:rsidRPr="00E42825">
          <w:rPr>
            <w:rFonts w:ascii="David" w:hAnsi="David" w:cs="David"/>
            <w:rtl/>
            <w:rPrChange w:id="887" w:author="עילי פרידמן" w:date="2019-12-08T18:43:00Z">
              <w:rPr>
                <w:rFonts w:ascii="Calibri" w:hAnsi="Calibri" w:cs="Calibri"/>
                <w:highlight w:val="yellow"/>
                <w:rtl/>
              </w:rPr>
            </w:rPrChange>
          </w:rPr>
          <w:t>בבסיס</w:t>
        </w:r>
        <w:r w:rsidRPr="00E42825">
          <w:rPr>
            <w:rFonts w:ascii="David" w:hAnsi="David" w:cs="David"/>
            <w:rPrChange w:id="888" w:author="עילי פרידמן" w:date="2019-12-08T18:43:00Z">
              <w:rPr>
                <w:rFonts w:ascii="Calibri" w:hAnsi="Calibri" w:cs="Calibri"/>
                <w:highlight w:val="yellow"/>
              </w:rPr>
            </w:rPrChange>
          </w:rPr>
          <w:t xml:space="preserve"> </w:t>
        </w:r>
        <w:r w:rsidRPr="00E42825">
          <w:rPr>
            <w:rFonts w:ascii="David" w:hAnsi="David" w:cs="David"/>
            <w:rtl/>
            <w:rPrChange w:id="889" w:author="עילי פרידמן" w:date="2019-12-08T18:43:00Z">
              <w:rPr>
                <w:rFonts w:ascii="Calibri" w:hAnsi="Calibri" w:cs="Calibri"/>
                <w:highlight w:val="yellow"/>
                <w:rtl/>
              </w:rPr>
            </w:rPrChange>
          </w:rPr>
          <w:t>הפרוייקט</w:t>
        </w:r>
        <w:r w:rsidRPr="00E42825">
          <w:rPr>
            <w:rFonts w:ascii="David" w:hAnsi="David" w:cs="David"/>
            <w:rPrChange w:id="890" w:author="עילי פרידמן" w:date="2019-12-08T18:43:00Z">
              <w:rPr>
                <w:rFonts w:ascii="Calibri" w:hAnsi="Calibri" w:cs="Calibri"/>
                <w:highlight w:val="yellow"/>
              </w:rPr>
            </w:rPrChange>
          </w:rPr>
          <w:t xml:space="preserve">. </w:t>
        </w:r>
        <w:r w:rsidRPr="00E42825">
          <w:rPr>
            <w:rFonts w:ascii="David" w:hAnsi="David" w:cs="David"/>
            <w:rtl/>
            <w:rPrChange w:id="891" w:author="עילי פרידמן" w:date="2019-12-08T18:43:00Z">
              <w:rPr>
                <w:rFonts w:ascii="Calibri" w:hAnsi="Calibri" w:cs="Calibri"/>
                <w:highlight w:val="yellow"/>
                <w:rtl/>
              </w:rPr>
            </w:rPrChange>
          </w:rPr>
          <w:t>לאור</w:t>
        </w:r>
        <w:r w:rsidRPr="00E42825">
          <w:rPr>
            <w:rFonts w:ascii="David" w:hAnsi="David" w:cs="David"/>
            <w:rPrChange w:id="892" w:author="עילי פרידמן" w:date="2019-12-08T18:43:00Z">
              <w:rPr>
                <w:rFonts w:ascii="Calibri" w:hAnsi="Calibri" w:cs="Calibri"/>
                <w:highlight w:val="yellow"/>
              </w:rPr>
            </w:rPrChange>
          </w:rPr>
          <w:t xml:space="preserve"> </w:t>
        </w:r>
        <w:r w:rsidRPr="00E42825">
          <w:rPr>
            <w:rFonts w:ascii="David" w:hAnsi="David" w:cs="David"/>
            <w:rtl/>
            <w:rPrChange w:id="893" w:author="עילי פרידמן" w:date="2019-12-08T18:43:00Z">
              <w:rPr>
                <w:rFonts w:ascii="Calibri" w:hAnsi="Calibri" w:cs="Calibri"/>
                <w:highlight w:val="yellow"/>
                <w:rtl/>
              </w:rPr>
            </w:rPrChange>
          </w:rPr>
          <w:t>דרישה</w:t>
        </w:r>
        <w:r w:rsidRPr="00E42825">
          <w:rPr>
            <w:rFonts w:ascii="David" w:hAnsi="David" w:cs="David"/>
            <w:rPrChange w:id="894" w:author="עילי פרידמן" w:date="2019-12-08T18:43:00Z">
              <w:rPr>
                <w:rFonts w:ascii="Calibri" w:hAnsi="Calibri" w:cs="Calibri"/>
                <w:highlight w:val="yellow"/>
              </w:rPr>
            </w:rPrChange>
          </w:rPr>
          <w:t xml:space="preserve"> </w:t>
        </w:r>
        <w:r w:rsidRPr="00E42825">
          <w:rPr>
            <w:rFonts w:ascii="David" w:hAnsi="David" w:cs="David"/>
            <w:rtl/>
            <w:rPrChange w:id="895" w:author="עילי פרידמן" w:date="2019-12-08T18:43:00Z">
              <w:rPr>
                <w:rFonts w:ascii="Calibri" w:hAnsi="Calibri" w:cs="Calibri"/>
                <w:highlight w:val="yellow"/>
                <w:rtl/>
              </w:rPr>
            </w:rPrChange>
          </w:rPr>
          <w:t>זו</w:t>
        </w:r>
        <w:r w:rsidRPr="00E42825">
          <w:rPr>
            <w:rFonts w:ascii="David" w:hAnsi="David" w:cs="David"/>
            <w:rPrChange w:id="896" w:author="עילי פרידמן" w:date="2019-12-08T18:43:00Z">
              <w:rPr>
                <w:rFonts w:ascii="Calibri" w:hAnsi="Calibri" w:cs="Calibri"/>
                <w:highlight w:val="yellow"/>
              </w:rPr>
            </w:rPrChange>
          </w:rPr>
          <w:t xml:space="preserve">, </w:t>
        </w:r>
        <w:r w:rsidRPr="00E42825">
          <w:rPr>
            <w:rFonts w:ascii="David" w:hAnsi="David" w:cs="David"/>
            <w:rtl/>
            <w:rPrChange w:id="897" w:author="עילי פרידמן" w:date="2019-12-08T18:43:00Z">
              <w:rPr>
                <w:rFonts w:ascii="Calibri" w:hAnsi="Calibri" w:cs="Calibri"/>
                <w:highlight w:val="yellow"/>
                <w:rtl/>
              </w:rPr>
            </w:rPrChange>
          </w:rPr>
          <w:t>נעדיף</w:t>
        </w:r>
        <w:r w:rsidRPr="00E42825">
          <w:rPr>
            <w:rFonts w:ascii="David" w:hAnsi="David" w:cs="David"/>
            <w:rPrChange w:id="898" w:author="עילי פרידמן" w:date="2019-12-08T18:43:00Z">
              <w:rPr>
                <w:rFonts w:ascii="Calibri" w:hAnsi="Calibri" w:cs="Calibri"/>
                <w:highlight w:val="yellow"/>
              </w:rPr>
            </w:rPrChange>
          </w:rPr>
          <w:t xml:space="preserve"> </w:t>
        </w:r>
        <w:r w:rsidRPr="00E42825">
          <w:rPr>
            <w:rFonts w:ascii="David" w:hAnsi="David" w:cs="David"/>
            <w:rtl/>
            <w:rPrChange w:id="899" w:author="עילי פרידמן" w:date="2019-12-08T18:43:00Z">
              <w:rPr>
                <w:rFonts w:ascii="Calibri" w:hAnsi="Calibri" w:cs="Calibri"/>
                <w:highlight w:val="yellow"/>
                <w:rtl/>
              </w:rPr>
            </w:rPrChange>
          </w:rPr>
          <w:t>בסיס</w:t>
        </w:r>
        <w:r w:rsidRPr="00E42825">
          <w:rPr>
            <w:rFonts w:ascii="David" w:hAnsi="David" w:cs="David"/>
            <w:rPrChange w:id="900" w:author="עילי פרידמן" w:date="2019-12-08T18:43:00Z">
              <w:rPr>
                <w:rFonts w:ascii="Calibri" w:hAnsi="Calibri" w:cs="Calibri"/>
                <w:highlight w:val="yellow"/>
              </w:rPr>
            </w:rPrChange>
          </w:rPr>
          <w:t xml:space="preserve"> </w:t>
        </w:r>
        <w:r w:rsidRPr="00E42825">
          <w:rPr>
            <w:rFonts w:ascii="David" w:hAnsi="David" w:cs="David"/>
            <w:rtl/>
            <w:rPrChange w:id="901" w:author="עילי פרידמן" w:date="2019-12-08T18:43:00Z">
              <w:rPr>
                <w:rFonts w:ascii="Calibri" w:hAnsi="Calibri" w:cs="Calibri"/>
                <w:highlight w:val="yellow"/>
                <w:rtl/>
              </w:rPr>
            </w:rPrChange>
          </w:rPr>
          <w:t>נתונים</w:t>
        </w:r>
        <w:r w:rsidRPr="00E42825">
          <w:rPr>
            <w:rFonts w:ascii="David" w:hAnsi="David" w:cs="David"/>
            <w:rPrChange w:id="902" w:author="עילי פרידמן" w:date="2019-12-08T18:43:00Z">
              <w:rPr>
                <w:rFonts w:ascii="Calibri" w:hAnsi="Calibri" w:cs="Calibri"/>
                <w:highlight w:val="yellow"/>
              </w:rPr>
            </w:rPrChange>
          </w:rPr>
          <w:t xml:space="preserve"> </w:t>
        </w:r>
        <w:r w:rsidRPr="00E42825">
          <w:rPr>
            <w:rFonts w:ascii="David" w:hAnsi="David" w:cs="David"/>
            <w:rtl/>
            <w:rPrChange w:id="903" w:author="עילי פרידמן" w:date="2019-12-08T18:43:00Z">
              <w:rPr>
                <w:rFonts w:ascii="Calibri" w:hAnsi="Calibri" w:cs="Calibri"/>
                <w:highlight w:val="yellow"/>
                <w:rtl/>
              </w:rPr>
            </w:rPrChange>
          </w:rPr>
          <w:t>אשר</w:t>
        </w:r>
        <w:r w:rsidRPr="00E42825">
          <w:rPr>
            <w:rFonts w:ascii="David" w:hAnsi="David" w:cs="David"/>
            <w:rPrChange w:id="904" w:author="עילי פרידמן" w:date="2019-12-08T18:43:00Z">
              <w:rPr>
                <w:rFonts w:ascii="Calibri" w:hAnsi="Calibri" w:cs="Calibri"/>
                <w:highlight w:val="yellow"/>
              </w:rPr>
            </w:rPrChange>
          </w:rPr>
          <w:t xml:space="preserve"> </w:t>
        </w:r>
        <w:r w:rsidRPr="00E42825">
          <w:rPr>
            <w:rFonts w:ascii="David" w:hAnsi="David" w:cs="David"/>
            <w:rtl/>
            <w:rPrChange w:id="905" w:author="עילי פרידמן" w:date="2019-12-08T18:43:00Z">
              <w:rPr>
                <w:rFonts w:ascii="Calibri" w:hAnsi="Calibri" w:cs="Calibri"/>
                <w:highlight w:val="yellow"/>
                <w:rtl/>
              </w:rPr>
            </w:rPrChange>
          </w:rPr>
          <w:t>יאפשר</w:t>
        </w:r>
        <w:r w:rsidRPr="00E42825">
          <w:rPr>
            <w:rFonts w:ascii="David" w:hAnsi="David" w:cs="David"/>
            <w:rPrChange w:id="906" w:author="עילי פרידמן" w:date="2019-12-08T18:43:00Z">
              <w:rPr>
                <w:rFonts w:ascii="Calibri" w:hAnsi="Calibri" w:cs="Calibri"/>
                <w:highlight w:val="yellow"/>
              </w:rPr>
            </w:rPrChange>
          </w:rPr>
          <w:t xml:space="preserve"> </w:t>
        </w:r>
        <w:r w:rsidRPr="00E42825">
          <w:rPr>
            <w:rFonts w:ascii="David" w:hAnsi="David" w:cs="David"/>
            <w:rtl/>
            <w:rPrChange w:id="907" w:author="עילי פרידמן" w:date="2019-12-08T18:43:00Z">
              <w:rPr>
                <w:rFonts w:ascii="Calibri" w:hAnsi="Calibri" w:cs="Calibri"/>
                <w:highlight w:val="yellow"/>
                <w:rtl/>
              </w:rPr>
            </w:rPrChange>
          </w:rPr>
          <w:t>לנו</w:t>
        </w:r>
        <w:r w:rsidRPr="00E42825">
          <w:rPr>
            <w:rFonts w:ascii="David" w:hAnsi="David" w:cs="David"/>
            <w:rPrChange w:id="908" w:author="עילי פרידמן" w:date="2019-12-08T18:43:00Z">
              <w:rPr>
                <w:rFonts w:ascii="Calibri" w:hAnsi="Calibri" w:cs="Calibri"/>
                <w:highlight w:val="yellow"/>
              </w:rPr>
            </w:rPrChange>
          </w:rPr>
          <w:t xml:space="preserve"> </w:t>
        </w:r>
        <w:r w:rsidRPr="00E42825">
          <w:rPr>
            <w:rFonts w:ascii="David" w:hAnsi="David" w:cs="David"/>
            <w:rtl/>
            <w:rPrChange w:id="909" w:author="עילי פרידמן" w:date="2019-12-08T18:43:00Z">
              <w:rPr>
                <w:rFonts w:ascii="Calibri" w:hAnsi="Calibri" w:cs="Calibri"/>
                <w:highlight w:val="yellow"/>
                <w:rtl/>
              </w:rPr>
            </w:rPrChange>
          </w:rPr>
          <w:t>לשנות</w:t>
        </w:r>
        <w:r w:rsidRPr="00E42825">
          <w:rPr>
            <w:rFonts w:ascii="David" w:hAnsi="David" w:cs="David"/>
            <w:rPrChange w:id="910" w:author="עילי פרידמן" w:date="2019-12-08T18:43:00Z">
              <w:rPr>
                <w:rFonts w:ascii="Calibri" w:hAnsi="Calibri" w:cs="Calibri"/>
                <w:highlight w:val="yellow"/>
              </w:rPr>
            </w:rPrChange>
          </w:rPr>
          <w:t xml:space="preserve"> </w:t>
        </w:r>
        <w:r w:rsidRPr="00E42825">
          <w:rPr>
            <w:rFonts w:ascii="David" w:hAnsi="David" w:cs="David"/>
            <w:rtl/>
            <w:rPrChange w:id="911" w:author="עילי פרידמן" w:date="2019-12-08T18:43:00Z">
              <w:rPr>
                <w:rFonts w:ascii="Calibri" w:hAnsi="Calibri" w:cs="Calibri"/>
                <w:highlight w:val="yellow"/>
                <w:rtl/>
              </w:rPr>
            </w:rPrChange>
          </w:rPr>
          <w:t>את מבנה</w:t>
        </w:r>
        <w:r w:rsidRPr="00E42825">
          <w:rPr>
            <w:rFonts w:ascii="David" w:hAnsi="David" w:cs="David"/>
            <w:rPrChange w:id="912" w:author="עילי פרידמן" w:date="2019-12-08T18:43:00Z">
              <w:rPr>
                <w:rFonts w:ascii="Calibri" w:hAnsi="Calibri" w:cs="Calibri"/>
                <w:highlight w:val="yellow"/>
              </w:rPr>
            </w:rPrChange>
          </w:rPr>
          <w:t xml:space="preserve"> </w:t>
        </w:r>
        <w:r w:rsidRPr="00E42825">
          <w:rPr>
            <w:rFonts w:ascii="David" w:hAnsi="David" w:cs="David"/>
            <w:rtl/>
            <w:rPrChange w:id="913" w:author="עילי פרידמן" w:date="2019-12-08T18:43:00Z">
              <w:rPr>
                <w:rFonts w:ascii="Calibri" w:hAnsi="Calibri" w:cs="Calibri"/>
                <w:highlight w:val="yellow"/>
                <w:rtl/>
              </w:rPr>
            </w:rPrChange>
          </w:rPr>
          <w:t>המידע</w:t>
        </w:r>
        <w:r w:rsidRPr="00E42825">
          <w:rPr>
            <w:rFonts w:ascii="David" w:hAnsi="David" w:cs="David"/>
            <w:rPrChange w:id="914" w:author="עילי פרידמן" w:date="2019-12-08T18:43:00Z">
              <w:rPr>
                <w:rFonts w:ascii="Calibri" w:hAnsi="Calibri" w:cs="Calibri"/>
                <w:highlight w:val="yellow"/>
              </w:rPr>
            </w:rPrChange>
          </w:rPr>
          <w:t xml:space="preserve"> </w:t>
        </w:r>
        <w:r w:rsidRPr="00E42825">
          <w:rPr>
            <w:rFonts w:ascii="David" w:hAnsi="David" w:cs="David"/>
            <w:rtl/>
            <w:rPrChange w:id="915" w:author="עילי פרידמן" w:date="2019-12-08T18:43:00Z">
              <w:rPr>
                <w:rFonts w:ascii="Calibri" w:hAnsi="Calibri" w:cs="Calibri"/>
                <w:highlight w:val="yellow"/>
                <w:rtl/>
              </w:rPr>
            </w:rPrChange>
          </w:rPr>
          <w:t>הנוכחי</w:t>
        </w:r>
        <w:r w:rsidRPr="00E42825">
          <w:rPr>
            <w:rFonts w:ascii="David" w:hAnsi="David" w:cs="David"/>
            <w:rPrChange w:id="916" w:author="עילי פרידמן" w:date="2019-12-08T18:43:00Z">
              <w:rPr>
                <w:rFonts w:ascii="Calibri" w:hAnsi="Calibri" w:cs="Calibri"/>
                <w:highlight w:val="yellow"/>
              </w:rPr>
            </w:rPrChange>
          </w:rPr>
          <w:t xml:space="preserve"> </w:t>
        </w:r>
        <w:r w:rsidRPr="00E42825">
          <w:rPr>
            <w:rFonts w:ascii="David" w:hAnsi="David" w:cs="David"/>
            <w:rtl/>
            <w:rPrChange w:id="917" w:author="עילי פרידמן" w:date="2019-12-08T18:43:00Z">
              <w:rPr>
                <w:rFonts w:ascii="Calibri" w:hAnsi="Calibri" w:cs="Calibri"/>
                <w:highlight w:val="yellow"/>
                <w:rtl/>
              </w:rPr>
            </w:rPrChange>
          </w:rPr>
          <w:t>למבנה</w:t>
        </w:r>
        <w:r w:rsidRPr="00E42825">
          <w:rPr>
            <w:rFonts w:ascii="David" w:hAnsi="David" w:cs="David"/>
            <w:rPrChange w:id="918" w:author="עילי פרידמן" w:date="2019-12-08T18:43:00Z">
              <w:rPr>
                <w:rFonts w:ascii="Calibri" w:hAnsi="Calibri" w:cs="Calibri"/>
                <w:highlight w:val="yellow"/>
              </w:rPr>
            </w:rPrChange>
          </w:rPr>
          <w:t xml:space="preserve"> </w:t>
        </w:r>
        <w:r w:rsidRPr="00E42825">
          <w:rPr>
            <w:rFonts w:ascii="David" w:hAnsi="David" w:cs="David"/>
            <w:rtl/>
            <w:rPrChange w:id="919" w:author="עילי פרידמן" w:date="2019-12-08T18:43:00Z">
              <w:rPr>
                <w:rFonts w:ascii="Calibri" w:hAnsi="Calibri" w:cs="Calibri"/>
                <w:highlight w:val="yellow"/>
                <w:rtl/>
              </w:rPr>
            </w:rPrChange>
          </w:rPr>
          <w:t>אחר</w:t>
        </w:r>
        <w:r w:rsidRPr="00E42825">
          <w:rPr>
            <w:rFonts w:ascii="David" w:hAnsi="David" w:cs="David"/>
            <w:rPrChange w:id="920" w:author="עילי פרידמן" w:date="2019-12-08T18:43:00Z">
              <w:rPr>
                <w:rFonts w:ascii="Calibri" w:hAnsi="Calibri" w:cs="Calibri"/>
                <w:highlight w:val="yellow"/>
              </w:rPr>
            </w:rPrChange>
          </w:rPr>
          <w:t>.</w:t>
        </w:r>
      </w:ins>
    </w:p>
    <w:p w14:paraId="26E8AADE" w14:textId="77777777" w:rsidR="00E42825" w:rsidRPr="00E42825" w:rsidRDefault="00E42825" w:rsidP="00E42825">
      <w:pPr>
        <w:pStyle w:val="ListParagraph"/>
        <w:numPr>
          <w:ilvl w:val="2"/>
          <w:numId w:val="14"/>
        </w:numPr>
        <w:bidi/>
        <w:rPr>
          <w:ins w:id="921" w:author="עילי פרידמן" w:date="2019-12-08T18:43:00Z"/>
          <w:rFonts w:ascii="David" w:hAnsi="David" w:cs="David"/>
          <w:rPrChange w:id="922" w:author="עילי פרידמן" w:date="2019-12-08T18:43:00Z">
            <w:rPr>
              <w:ins w:id="923" w:author="עילי פרידמן" w:date="2019-12-08T18:43:00Z"/>
              <w:highlight w:val="yellow"/>
            </w:rPr>
          </w:rPrChange>
        </w:rPr>
      </w:pPr>
      <w:ins w:id="924" w:author="עילי פרידמן" w:date="2019-12-08T18:43:00Z">
        <w:r w:rsidRPr="00E42825">
          <w:rPr>
            <w:rFonts w:ascii="David" w:hAnsi="David" w:cs="David"/>
            <w:rtl/>
            <w:rPrChange w:id="925" w:author="עילי פרידמן" w:date="2019-12-08T18:43:00Z">
              <w:rPr>
                <w:rFonts w:ascii="Calibri" w:hAnsi="Calibri" w:cs="Calibri"/>
                <w:highlight w:val="yellow"/>
                <w:rtl/>
              </w:rPr>
            </w:rPrChange>
          </w:rPr>
          <w:t>הפרוייקט</w:t>
        </w:r>
        <w:r w:rsidRPr="00E42825">
          <w:rPr>
            <w:rFonts w:ascii="David" w:hAnsi="David" w:cs="David"/>
            <w:rPrChange w:id="926" w:author="עילי פרידמן" w:date="2019-12-08T18:43:00Z">
              <w:rPr>
                <w:rFonts w:ascii="Calibri" w:hAnsi="Calibri" w:cs="Calibri"/>
                <w:highlight w:val="yellow"/>
              </w:rPr>
            </w:rPrChange>
          </w:rPr>
          <w:t xml:space="preserve"> </w:t>
        </w:r>
        <w:r w:rsidRPr="00E42825">
          <w:rPr>
            <w:rFonts w:ascii="David" w:hAnsi="David" w:cs="David"/>
            <w:rtl/>
            <w:rPrChange w:id="927" w:author="עילי פרידמן" w:date="2019-12-08T18:43:00Z">
              <w:rPr>
                <w:rFonts w:ascii="Calibri" w:hAnsi="Calibri" w:cs="Calibri"/>
                <w:highlight w:val="yellow"/>
                <w:rtl/>
              </w:rPr>
            </w:rPrChange>
          </w:rPr>
          <w:t>שלנו</w:t>
        </w:r>
        <w:r w:rsidRPr="00E42825">
          <w:rPr>
            <w:rFonts w:ascii="David" w:hAnsi="David" w:cs="David"/>
            <w:rPrChange w:id="928" w:author="עילי פרידמן" w:date="2019-12-08T18:43:00Z">
              <w:rPr>
                <w:rFonts w:ascii="Calibri" w:hAnsi="Calibri" w:cs="Calibri"/>
                <w:highlight w:val="yellow"/>
              </w:rPr>
            </w:rPrChange>
          </w:rPr>
          <w:t xml:space="preserve"> </w:t>
        </w:r>
        <w:r w:rsidRPr="00E42825">
          <w:rPr>
            <w:rFonts w:ascii="David" w:hAnsi="David" w:cs="David"/>
            <w:rtl/>
            <w:rPrChange w:id="929" w:author="עילי פרידמן" w:date="2019-12-08T18:43:00Z">
              <w:rPr>
                <w:rFonts w:ascii="Calibri" w:hAnsi="Calibri" w:cs="Calibri"/>
                <w:highlight w:val="yellow"/>
                <w:rtl/>
              </w:rPr>
            </w:rPrChange>
          </w:rPr>
          <w:t>מתממשק</w:t>
        </w:r>
        <w:r w:rsidRPr="00E42825">
          <w:rPr>
            <w:rFonts w:ascii="David" w:hAnsi="David" w:cs="David"/>
            <w:rPrChange w:id="930" w:author="עילי פרידמן" w:date="2019-12-08T18:43:00Z">
              <w:rPr>
                <w:rFonts w:ascii="Calibri" w:hAnsi="Calibri" w:cs="Calibri"/>
                <w:highlight w:val="yellow"/>
              </w:rPr>
            </w:rPrChange>
          </w:rPr>
          <w:t xml:space="preserve"> </w:t>
        </w:r>
        <w:r w:rsidRPr="00E42825">
          <w:rPr>
            <w:rFonts w:ascii="David" w:hAnsi="David" w:cs="David"/>
            <w:rtl/>
            <w:rPrChange w:id="931" w:author="עילי פרידמן" w:date="2019-12-08T18:43:00Z">
              <w:rPr>
                <w:rFonts w:ascii="Calibri" w:hAnsi="Calibri" w:cs="Calibri"/>
                <w:highlight w:val="yellow"/>
                <w:rtl/>
              </w:rPr>
            </w:rPrChange>
          </w:rPr>
          <w:t>לפרוייקט</w:t>
        </w:r>
        <w:r w:rsidRPr="00E42825">
          <w:rPr>
            <w:rFonts w:ascii="David" w:hAnsi="David" w:cs="David"/>
            <w:rPrChange w:id="932" w:author="עילי פרידמן" w:date="2019-12-08T18:43:00Z">
              <w:rPr>
                <w:rFonts w:ascii="Calibri" w:hAnsi="Calibri" w:cs="Calibri"/>
                <w:highlight w:val="yellow"/>
              </w:rPr>
            </w:rPrChange>
          </w:rPr>
          <w:t xml:space="preserve"> </w:t>
        </w:r>
        <w:r w:rsidRPr="00E42825">
          <w:rPr>
            <w:rFonts w:ascii="David" w:hAnsi="David" w:cs="David"/>
            <w:rtl/>
            <w:rPrChange w:id="933" w:author="עילי פרידמן" w:date="2019-12-08T18:43:00Z">
              <w:rPr>
                <w:rFonts w:ascii="Calibri" w:hAnsi="Calibri" w:cs="Calibri"/>
                <w:highlight w:val="yellow"/>
                <w:rtl/>
              </w:rPr>
            </w:rPrChange>
          </w:rPr>
          <w:t>נוסף</w:t>
        </w:r>
        <w:r w:rsidRPr="00E42825">
          <w:rPr>
            <w:rFonts w:ascii="David" w:hAnsi="David" w:cs="David"/>
            <w:rPrChange w:id="934" w:author="עילי פרידמן" w:date="2019-12-08T18:43:00Z">
              <w:rPr>
                <w:rFonts w:ascii="Calibri" w:hAnsi="Calibri" w:cs="Calibri"/>
                <w:highlight w:val="yellow"/>
              </w:rPr>
            </w:rPrChange>
          </w:rPr>
          <w:t xml:space="preserve">, </w:t>
        </w:r>
        <w:r w:rsidRPr="00E42825">
          <w:rPr>
            <w:rFonts w:ascii="David" w:hAnsi="David" w:cs="David"/>
            <w:rtl/>
            <w:rPrChange w:id="935" w:author="עילי פרידמן" w:date="2019-12-08T18:43:00Z">
              <w:rPr>
                <w:rFonts w:ascii="Calibri" w:hAnsi="Calibri" w:cs="Calibri"/>
                <w:highlight w:val="yellow"/>
                <w:rtl/>
              </w:rPr>
            </w:rPrChange>
          </w:rPr>
          <w:t>אשר</w:t>
        </w:r>
        <w:r w:rsidRPr="00E42825">
          <w:rPr>
            <w:rFonts w:ascii="David" w:hAnsi="David" w:cs="David"/>
            <w:rPrChange w:id="936" w:author="עילי פרידמן" w:date="2019-12-08T18:43:00Z">
              <w:rPr>
                <w:rFonts w:ascii="Calibri" w:hAnsi="Calibri" w:cs="Calibri"/>
                <w:highlight w:val="yellow"/>
              </w:rPr>
            </w:rPrChange>
          </w:rPr>
          <w:t xml:space="preserve"> </w:t>
        </w:r>
        <w:r w:rsidRPr="00E42825">
          <w:rPr>
            <w:rFonts w:ascii="David" w:hAnsi="David" w:cs="David"/>
            <w:rtl/>
            <w:rPrChange w:id="937" w:author="עילי פרידמן" w:date="2019-12-08T18:43:00Z">
              <w:rPr>
                <w:rFonts w:ascii="Calibri" w:hAnsi="Calibri" w:cs="Calibri"/>
                <w:highlight w:val="yellow"/>
                <w:rtl/>
              </w:rPr>
            </w:rPrChange>
          </w:rPr>
          <w:t>יעסוק</w:t>
        </w:r>
        <w:r w:rsidRPr="00E42825">
          <w:rPr>
            <w:rFonts w:ascii="David" w:hAnsi="David" w:cs="David"/>
            <w:rPrChange w:id="938" w:author="עילי פרידמן" w:date="2019-12-08T18:43:00Z">
              <w:rPr>
                <w:rFonts w:ascii="Calibri" w:hAnsi="Calibri" w:cs="Calibri"/>
                <w:highlight w:val="yellow"/>
              </w:rPr>
            </w:rPrChange>
          </w:rPr>
          <w:t xml:space="preserve"> </w:t>
        </w:r>
        <w:r w:rsidRPr="00E42825">
          <w:rPr>
            <w:rFonts w:ascii="David" w:hAnsi="David" w:cs="David"/>
            <w:rtl/>
            <w:rPrChange w:id="939" w:author="עילי פרידמן" w:date="2019-12-08T18:43:00Z">
              <w:rPr>
                <w:rFonts w:ascii="Calibri" w:hAnsi="Calibri" w:cs="Calibri"/>
                <w:highlight w:val="yellow"/>
                <w:rtl/>
              </w:rPr>
            </w:rPrChange>
          </w:rPr>
          <w:t>בביצוע</w:t>
        </w:r>
        <w:r w:rsidRPr="00E42825">
          <w:rPr>
            <w:rFonts w:ascii="David" w:hAnsi="David" w:cs="David"/>
            <w:rPrChange w:id="940" w:author="עילי פרידמן" w:date="2019-12-08T18:43:00Z">
              <w:rPr>
                <w:rFonts w:ascii="Calibri" w:hAnsi="Calibri" w:cs="Calibri"/>
                <w:highlight w:val="yellow"/>
              </w:rPr>
            </w:rPrChange>
          </w:rPr>
          <w:t xml:space="preserve"> </w:t>
        </w:r>
        <w:r w:rsidRPr="00E42825">
          <w:rPr>
            <w:rFonts w:ascii="David" w:hAnsi="David" w:cs="David"/>
            <w:rtl/>
            <w:rPrChange w:id="941" w:author="עילי פרידמן" w:date="2019-12-08T18:43:00Z">
              <w:rPr>
                <w:rFonts w:ascii="Calibri" w:hAnsi="Calibri" w:cs="Calibri"/>
                <w:highlight w:val="yellow"/>
                <w:rtl/>
              </w:rPr>
            </w:rPrChange>
          </w:rPr>
          <w:t>חיפושים</w:t>
        </w:r>
        <w:r w:rsidRPr="00E42825">
          <w:rPr>
            <w:rFonts w:ascii="David" w:hAnsi="David" w:cs="David"/>
            <w:rPrChange w:id="942" w:author="עילי פרידמן" w:date="2019-12-08T18:43:00Z">
              <w:rPr>
                <w:rFonts w:ascii="Calibri" w:hAnsi="Calibri" w:cs="Calibri"/>
                <w:highlight w:val="yellow"/>
              </w:rPr>
            </w:rPrChange>
          </w:rPr>
          <w:t xml:space="preserve"> </w:t>
        </w:r>
        <w:r w:rsidRPr="00E42825">
          <w:rPr>
            <w:rFonts w:ascii="David" w:hAnsi="David" w:cs="David"/>
            <w:rtl/>
            <w:rPrChange w:id="943" w:author="עילי פרידמן" w:date="2019-12-08T18:43:00Z">
              <w:rPr>
                <w:rFonts w:ascii="Calibri" w:hAnsi="Calibri" w:cs="Calibri"/>
                <w:highlight w:val="yellow"/>
                <w:rtl/>
              </w:rPr>
            </w:rPrChange>
          </w:rPr>
          <w:t>על</w:t>
        </w:r>
        <w:r w:rsidRPr="00E42825">
          <w:rPr>
            <w:rFonts w:ascii="David" w:hAnsi="David" w:cs="David"/>
            <w:rPrChange w:id="944" w:author="עילי פרידמן" w:date="2019-12-08T18:43:00Z">
              <w:rPr>
                <w:rFonts w:ascii="Calibri" w:hAnsi="Calibri" w:cs="Calibri"/>
                <w:highlight w:val="yellow"/>
              </w:rPr>
            </w:rPrChange>
          </w:rPr>
          <w:t xml:space="preserve"> </w:t>
        </w:r>
        <w:r w:rsidRPr="00E42825">
          <w:rPr>
            <w:rFonts w:ascii="David" w:hAnsi="David" w:cs="David"/>
            <w:rtl/>
            <w:rPrChange w:id="945" w:author="עילי פרידמן" w:date="2019-12-08T18:43:00Z">
              <w:rPr>
                <w:rFonts w:ascii="Calibri" w:hAnsi="Calibri" w:cs="Calibri"/>
                <w:highlight w:val="yellow"/>
                <w:rtl/>
              </w:rPr>
            </w:rPrChange>
          </w:rPr>
          <w:t>גבי</w:t>
        </w:r>
        <w:r w:rsidRPr="00E42825">
          <w:rPr>
            <w:rFonts w:ascii="David" w:hAnsi="David" w:cs="David"/>
            <w:rPrChange w:id="946" w:author="עילי פרידמן" w:date="2019-12-08T18:43:00Z">
              <w:rPr>
                <w:rFonts w:ascii="Calibri" w:hAnsi="Calibri" w:cs="Calibri"/>
                <w:highlight w:val="yellow"/>
              </w:rPr>
            </w:rPrChange>
          </w:rPr>
          <w:t xml:space="preserve"> </w:t>
        </w:r>
        <w:r w:rsidRPr="00E42825">
          <w:rPr>
            <w:rFonts w:ascii="David" w:hAnsi="David" w:cs="David"/>
            <w:rtl/>
            <w:rPrChange w:id="947" w:author="עילי פרידמן" w:date="2019-12-08T18:43:00Z">
              <w:rPr>
                <w:rFonts w:ascii="Calibri" w:hAnsi="Calibri" w:cs="Calibri"/>
                <w:highlight w:val="yellow"/>
                <w:rtl/>
              </w:rPr>
            </w:rPrChange>
          </w:rPr>
          <w:t>המפות</w:t>
        </w:r>
        <w:r w:rsidRPr="00E42825">
          <w:rPr>
            <w:rFonts w:ascii="David" w:hAnsi="David" w:cs="David"/>
            <w:rPrChange w:id="948" w:author="עילי פרידמן" w:date="2019-12-08T18:43:00Z">
              <w:rPr>
                <w:rFonts w:ascii="Calibri" w:hAnsi="Calibri" w:cs="Calibri"/>
                <w:highlight w:val="yellow"/>
              </w:rPr>
            </w:rPrChange>
          </w:rPr>
          <w:t xml:space="preserve"> </w:t>
        </w:r>
        <w:r w:rsidRPr="00E42825">
          <w:rPr>
            <w:rFonts w:ascii="David" w:hAnsi="David" w:cs="David"/>
            <w:rtl/>
            <w:rPrChange w:id="949" w:author="עילי פרידמן" w:date="2019-12-08T18:43:00Z">
              <w:rPr>
                <w:rFonts w:ascii="Calibri" w:hAnsi="Calibri" w:cs="Calibri"/>
                <w:highlight w:val="yellow"/>
                <w:rtl/>
              </w:rPr>
            </w:rPrChange>
          </w:rPr>
          <w:t>אשר</w:t>
        </w:r>
        <w:r w:rsidRPr="00E42825">
          <w:rPr>
            <w:rFonts w:ascii="David" w:hAnsi="David" w:cs="David"/>
            <w:rPrChange w:id="950" w:author="עילי פרידמן" w:date="2019-12-08T18:43:00Z">
              <w:rPr>
                <w:rFonts w:ascii="Calibri" w:hAnsi="Calibri" w:cs="Calibri"/>
                <w:highlight w:val="yellow"/>
              </w:rPr>
            </w:rPrChange>
          </w:rPr>
          <w:t xml:space="preserve"> </w:t>
        </w:r>
        <w:r w:rsidRPr="00E42825">
          <w:rPr>
            <w:rFonts w:ascii="David" w:hAnsi="David" w:cs="David"/>
            <w:rtl/>
            <w:rPrChange w:id="951" w:author="עילי פרידמן" w:date="2019-12-08T18:43:00Z">
              <w:rPr>
                <w:rFonts w:ascii="Calibri" w:hAnsi="Calibri" w:cs="Calibri"/>
                <w:highlight w:val="yellow"/>
                <w:rtl/>
              </w:rPr>
            </w:rPrChange>
          </w:rPr>
          <w:t>יאוחסנו</w:t>
        </w:r>
        <w:r w:rsidRPr="00E42825">
          <w:rPr>
            <w:rFonts w:ascii="David" w:hAnsi="David" w:cs="David"/>
            <w:rPrChange w:id="952" w:author="עילי פרידמן" w:date="2019-12-08T18:43:00Z">
              <w:rPr>
                <w:rFonts w:ascii="Calibri" w:hAnsi="Calibri" w:cs="Calibri"/>
                <w:highlight w:val="yellow"/>
              </w:rPr>
            </w:rPrChange>
          </w:rPr>
          <w:t xml:space="preserve"> </w:t>
        </w:r>
        <w:r w:rsidRPr="00E42825">
          <w:rPr>
            <w:rFonts w:ascii="David" w:hAnsi="David" w:cs="David"/>
            <w:rtl/>
            <w:rPrChange w:id="953" w:author="עילי פרידמן" w:date="2019-12-08T18:43:00Z">
              <w:rPr>
                <w:rFonts w:ascii="Calibri" w:hAnsi="Calibri" w:cs="Calibri"/>
                <w:highlight w:val="yellow"/>
                <w:rtl/>
              </w:rPr>
            </w:rPrChange>
          </w:rPr>
          <w:t>בבסיס</w:t>
        </w:r>
        <w:r w:rsidRPr="00E42825">
          <w:rPr>
            <w:rFonts w:ascii="David" w:hAnsi="David" w:cs="David"/>
            <w:rPrChange w:id="954" w:author="עילי פרידמן" w:date="2019-12-08T18:43:00Z">
              <w:rPr>
                <w:rFonts w:ascii="Calibri" w:hAnsi="Calibri" w:cs="Calibri"/>
                <w:highlight w:val="yellow"/>
              </w:rPr>
            </w:rPrChange>
          </w:rPr>
          <w:t xml:space="preserve"> </w:t>
        </w:r>
        <w:r w:rsidRPr="00E42825">
          <w:rPr>
            <w:rFonts w:ascii="David" w:hAnsi="David" w:cs="David"/>
            <w:rtl/>
            <w:rPrChange w:id="955" w:author="עילי פרידמן" w:date="2019-12-08T18:43:00Z">
              <w:rPr>
                <w:rFonts w:ascii="Calibri" w:hAnsi="Calibri" w:cs="Calibri"/>
                <w:highlight w:val="yellow"/>
                <w:rtl/>
              </w:rPr>
            </w:rPrChange>
          </w:rPr>
          <w:t>הנתונים</w:t>
        </w:r>
        <w:r w:rsidRPr="00E42825">
          <w:rPr>
            <w:rFonts w:ascii="David" w:hAnsi="David" w:cs="David"/>
            <w:rPrChange w:id="956" w:author="עילי פרידמן" w:date="2019-12-08T18:43:00Z">
              <w:rPr>
                <w:rFonts w:ascii="Calibri" w:hAnsi="Calibri" w:cs="Calibri"/>
                <w:highlight w:val="yellow"/>
              </w:rPr>
            </w:rPrChange>
          </w:rPr>
          <w:t xml:space="preserve"> </w:t>
        </w:r>
        <w:r w:rsidRPr="00E42825">
          <w:rPr>
            <w:rFonts w:ascii="David" w:hAnsi="David" w:cs="David"/>
            <w:rtl/>
            <w:rPrChange w:id="957" w:author="עילי פרידמן" w:date="2019-12-08T18:43:00Z">
              <w:rPr>
                <w:rFonts w:ascii="Calibri" w:hAnsi="Calibri" w:cs="Calibri"/>
                <w:highlight w:val="yellow"/>
                <w:rtl/>
              </w:rPr>
            </w:rPrChange>
          </w:rPr>
          <w:t>שלנו</w:t>
        </w:r>
        <w:r w:rsidRPr="00E42825">
          <w:rPr>
            <w:rFonts w:ascii="David" w:hAnsi="David" w:cs="David"/>
            <w:rPrChange w:id="958" w:author="עילי פרידמן" w:date="2019-12-08T18:43:00Z">
              <w:rPr>
                <w:rFonts w:ascii="Calibri" w:hAnsi="Calibri" w:cs="Calibri"/>
                <w:highlight w:val="yellow"/>
              </w:rPr>
            </w:rPrChange>
          </w:rPr>
          <w:t xml:space="preserve">. </w:t>
        </w:r>
        <w:r w:rsidRPr="00E42825">
          <w:rPr>
            <w:rFonts w:ascii="David" w:hAnsi="David" w:cs="David"/>
            <w:rtl/>
            <w:rPrChange w:id="959" w:author="עילי פרידמן" w:date="2019-12-08T18:43:00Z">
              <w:rPr>
                <w:rFonts w:ascii="Calibri" w:hAnsi="Calibri" w:cs="Calibri"/>
                <w:highlight w:val="yellow"/>
                <w:rtl/>
              </w:rPr>
            </w:rPrChange>
          </w:rPr>
          <w:t>האלגוריתם בבסיס</w:t>
        </w:r>
        <w:r w:rsidRPr="00E42825">
          <w:rPr>
            <w:rFonts w:ascii="David" w:hAnsi="David" w:cs="David"/>
            <w:rPrChange w:id="960" w:author="עילי פרידמן" w:date="2019-12-08T18:43:00Z">
              <w:rPr>
                <w:rFonts w:ascii="Calibri" w:hAnsi="Calibri" w:cs="Calibri"/>
                <w:highlight w:val="yellow"/>
              </w:rPr>
            </w:rPrChange>
          </w:rPr>
          <w:t xml:space="preserve"> </w:t>
        </w:r>
        <w:r w:rsidRPr="00E42825">
          <w:rPr>
            <w:rFonts w:ascii="David" w:hAnsi="David" w:cs="David"/>
            <w:rtl/>
            <w:rPrChange w:id="961" w:author="עילי פרידמן" w:date="2019-12-08T18:43:00Z">
              <w:rPr>
                <w:rFonts w:ascii="Calibri" w:hAnsi="Calibri" w:cs="Calibri"/>
                <w:highlight w:val="yellow"/>
                <w:rtl/>
              </w:rPr>
            </w:rPrChange>
          </w:rPr>
          <w:t>פרוייקט</w:t>
        </w:r>
        <w:r w:rsidRPr="00E42825">
          <w:rPr>
            <w:rFonts w:ascii="David" w:hAnsi="David" w:cs="David"/>
            <w:rPrChange w:id="962" w:author="עילי פרידמן" w:date="2019-12-08T18:43:00Z">
              <w:rPr>
                <w:rFonts w:ascii="Calibri" w:hAnsi="Calibri" w:cs="Calibri"/>
                <w:highlight w:val="yellow"/>
              </w:rPr>
            </w:rPrChange>
          </w:rPr>
          <w:t xml:space="preserve"> </w:t>
        </w:r>
        <w:r w:rsidRPr="00E42825">
          <w:rPr>
            <w:rFonts w:ascii="David" w:hAnsi="David" w:cs="David"/>
            <w:rtl/>
            <w:rPrChange w:id="963" w:author="עילי פרידמן" w:date="2019-12-08T18:43:00Z">
              <w:rPr>
                <w:rFonts w:ascii="Calibri" w:hAnsi="Calibri" w:cs="Calibri"/>
                <w:highlight w:val="yellow"/>
                <w:rtl/>
              </w:rPr>
            </w:rPrChange>
          </w:rPr>
          <w:t>החיפוש אינו כתוב עדיין, ולכן אין אפשרות לדעת בבירור אילו שאילתות יריץ על המפות. נכון לשלב זה, צוות</w:t>
        </w:r>
        <w:r w:rsidRPr="00E42825">
          <w:rPr>
            <w:rFonts w:ascii="David" w:hAnsi="David" w:cs="David"/>
            <w:rPrChange w:id="964" w:author="עילי פרידמן" w:date="2019-12-08T18:43:00Z">
              <w:rPr>
                <w:rFonts w:ascii="Calibri" w:hAnsi="Calibri" w:cs="Calibri"/>
                <w:highlight w:val="yellow"/>
              </w:rPr>
            </w:rPrChange>
          </w:rPr>
          <w:t xml:space="preserve"> </w:t>
        </w:r>
        <w:r w:rsidRPr="00E42825">
          <w:rPr>
            <w:rFonts w:ascii="David" w:hAnsi="David" w:cs="David"/>
            <w:rtl/>
            <w:rPrChange w:id="965" w:author="עילי פרידמן" w:date="2019-12-08T18:43:00Z">
              <w:rPr>
                <w:rFonts w:ascii="Calibri" w:hAnsi="Calibri" w:cs="Calibri"/>
                <w:highlight w:val="yellow"/>
                <w:rtl/>
              </w:rPr>
            </w:rPrChange>
          </w:rPr>
          <w:t>הפרוייקט</w:t>
        </w:r>
        <w:r w:rsidRPr="00E42825">
          <w:rPr>
            <w:rFonts w:ascii="David" w:hAnsi="David" w:cs="David"/>
            <w:rPrChange w:id="966" w:author="עילי פרידמן" w:date="2019-12-08T18:43:00Z">
              <w:rPr>
                <w:rFonts w:ascii="Calibri" w:hAnsi="Calibri" w:cs="Calibri"/>
                <w:highlight w:val="yellow"/>
              </w:rPr>
            </w:rPrChange>
          </w:rPr>
          <w:t xml:space="preserve"> </w:t>
        </w:r>
        <w:r w:rsidRPr="00E42825">
          <w:rPr>
            <w:rFonts w:ascii="David" w:hAnsi="David" w:cs="David"/>
            <w:rtl/>
            <w:rPrChange w:id="967" w:author="עילי פרידמן" w:date="2019-12-08T18:43:00Z">
              <w:rPr>
                <w:rFonts w:ascii="Calibri" w:hAnsi="Calibri" w:cs="Calibri"/>
                <w:highlight w:val="yellow"/>
                <w:rtl/>
              </w:rPr>
            </w:rPrChange>
          </w:rPr>
          <w:t>טוען שירצה לקבל מפות שלמות, ולא חלקי מפות, או אלמנטים</w:t>
        </w:r>
        <w:r w:rsidRPr="00E42825">
          <w:rPr>
            <w:rFonts w:ascii="David" w:hAnsi="David" w:cs="David"/>
            <w:rPrChange w:id="968" w:author="עילי פרידמן" w:date="2019-12-08T18:43:00Z">
              <w:rPr>
                <w:rFonts w:ascii="Calibri" w:hAnsi="Calibri" w:cs="Calibri"/>
                <w:highlight w:val="yellow"/>
              </w:rPr>
            </w:rPrChange>
          </w:rPr>
          <w:t xml:space="preserve"> </w:t>
        </w:r>
        <w:r w:rsidRPr="00E42825">
          <w:rPr>
            <w:rFonts w:ascii="David" w:hAnsi="David" w:cs="David"/>
            <w:rtl/>
            <w:rPrChange w:id="969" w:author="עילי פרידמן" w:date="2019-12-08T18:43:00Z">
              <w:rPr>
                <w:rFonts w:ascii="Calibri" w:hAnsi="Calibri" w:cs="Calibri"/>
                <w:highlight w:val="yellow"/>
                <w:rtl/>
              </w:rPr>
            </w:rPrChange>
          </w:rPr>
          <w:t>מסויימים</w:t>
        </w:r>
        <w:r w:rsidRPr="00E42825">
          <w:rPr>
            <w:rFonts w:ascii="David" w:hAnsi="David" w:cs="David"/>
            <w:rPrChange w:id="970" w:author="עילי פרידמן" w:date="2019-12-08T18:43:00Z">
              <w:rPr>
                <w:rFonts w:ascii="Calibri" w:hAnsi="Calibri" w:cs="Calibri"/>
                <w:highlight w:val="yellow"/>
              </w:rPr>
            </w:rPrChange>
          </w:rPr>
          <w:t xml:space="preserve"> </w:t>
        </w:r>
        <w:r w:rsidRPr="00E42825">
          <w:rPr>
            <w:rFonts w:ascii="David" w:hAnsi="David" w:cs="David"/>
            <w:rtl/>
            <w:rPrChange w:id="971" w:author="עילי פרידמן" w:date="2019-12-08T18:43:00Z">
              <w:rPr>
                <w:rFonts w:ascii="Calibri" w:hAnsi="Calibri" w:cs="Calibri"/>
                <w:highlight w:val="yellow"/>
                <w:rtl/>
              </w:rPr>
            </w:rPrChange>
          </w:rPr>
          <w:t>מתוך</w:t>
        </w:r>
        <w:r w:rsidRPr="00E42825">
          <w:rPr>
            <w:rFonts w:ascii="David" w:hAnsi="David" w:cs="David"/>
            <w:rPrChange w:id="972" w:author="עילי פרידמן" w:date="2019-12-08T18:43:00Z">
              <w:rPr>
                <w:rFonts w:ascii="Calibri" w:hAnsi="Calibri" w:cs="Calibri"/>
                <w:highlight w:val="yellow"/>
              </w:rPr>
            </w:rPrChange>
          </w:rPr>
          <w:t xml:space="preserve"> </w:t>
        </w:r>
        <w:r w:rsidRPr="00E42825">
          <w:rPr>
            <w:rFonts w:ascii="David" w:hAnsi="David" w:cs="David"/>
            <w:rtl/>
            <w:rPrChange w:id="973" w:author="עילי פרידמן" w:date="2019-12-08T18:43:00Z">
              <w:rPr>
                <w:rFonts w:ascii="Calibri" w:hAnsi="Calibri" w:cs="Calibri"/>
                <w:highlight w:val="yellow"/>
                <w:rtl/>
              </w:rPr>
            </w:rPrChange>
          </w:rPr>
          <w:t>המפות</w:t>
        </w:r>
        <w:r w:rsidRPr="00E42825">
          <w:rPr>
            <w:rFonts w:ascii="David" w:hAnsi="David" w:cs="David"/>
            <w:rPrChange w:id="974" w:author="עילי פרידמן" w:date="2019-12-08T18:43:00Z">
              <w:rPr>
                <w:rFonts w:ascii="Calibri" w:hAnsi="Calibri" w:cs="Calibri"/>
                <w:highlight w:val="yellow"/>
              </w:rPr>
            </w:rPrChange>
          </w:rPr>
          <w:t>.</w:t>
        </w:r>
      </w:ins>
    </w:p>
    <w:p w14:paraId="46EFDD44" w14:textId="1475125A" w:rsidR="00E42825" w:rsidRPr="00E42825" w:rsidRDefault="00E42825" w:rsidP="00E42825">
      <w:pPr>
        <w:pStyle w:val="ListParagraph"/>
        <w:numPr>
          <w:ilvl w:val="2"/>
          <w:numId w:val="14"/>
        </w:numPr>
        <w:bidi/>
        <w:rPr>
          <w:ins w:id="975" w:author="עילי פרידמן" w:date="2019-12-08T18:43:00Z"/>
          <w:rFonts w:ascii="David" w:hAnsi="David" w:cs="David"/>
          <w:rPrChange w:id="976" w:author="עילי פרידמן" w:date="2019-12-08T18:43:00Z">
            <w:rPr>
              <w:ins w:id="977" w:author="עילי פרידמן" w:date="2019-12-08T18:43:00Z"/>
              <w:highlight w:val="yellow"/>
            </w:rPr>
          </w:rPrChange>
        </w:rPr>
      </w:pPr>
      <w:ins w:id="978" w:author="עילי פרידמן" w:date="2019-12-08T18:43:00Z">
        <w:r w:rsidRPr="00E42825">
          <w:rPr>
            <w:rFonts w:ascii="David" w:hAnsi="David" w:cs="David"/>
            <w:noProof/>
            <w:rPrChange w:id="979" w:author="עילי פרידמן" w:date="2019-12-08T18:43:00Z">
              <w:rPr>
                <w:rFonts w:ascii="David" w:hAnsi="David" w:cs="David"/>
                <w:noProof/>
              </w:rPr>
            </w:rPrChange>
          </w:rPr>
          <w:drawing>
            <wp:anchor distT="0" distB="0" distL="114300" distR="114300" simplePos="0" relativeHeight="251667456" behindDoc="1" locked="0" layoutInCell="1" allowOverlap="1" wp14:anchorId="62DA7E80" wp14:editId="724ABA0E">
              <wp:simplePos x="0" y="0"/>
              <wp:positionH relativeFrom="column">
                <wp:posOffset>-267005</wp:posOffset>
              </wp:positionH>
              <wp:positionV relativeFrom="paragraph">
                <wp:posOffset>753846</wp:posOffset>
              </wp:positionV>
              <wp:extent cx="6858000" cy="3076575"/>
              <wp:effectExtent l="0" t="0" r="0" b="9525"/>
              <wp:wrapTight wrapText="bothSides">
                <wp:wrapPolygon edited="0">
                  <wp:start x="0" y="0"/>
                  <wp:lineTo x="0" y="21533"/>
                  <wp:lineTo x="21540" y="21533"/>
                  <wp:lineTo x="21540" y="0"/>
                  <wp:lineTo x="0" y="0"/>
                </wp:wrapPolygon>
              </wp:wrapTight>
              <wp:docPr id="9" name="Picture 9" descr="d:\documents\users\saarzeev\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users\saarzeev\Downloads\Untitled Diagr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3076575"/>
                      </a:xfrm>
                      <a:prstGeom prst="rect">
                        <a:avLst/>
                      </a:prstGeom>
                      <a:noFill/>
                      <a:ln>
                        <a:noFill/>
                      </a:ln>
                    </pic:spPr>
                  </pic:pic>
                </a:graphicData>
              </a:graphic>
            </wp:anchor>
          </w:drawing>
        </w:r>
        <w:r w:rsidRPr="00E42825">
          <w:rPr>
            <w:rFonts w:ascii="David" w:hAnsi="David" w:cs="David"/>
            <w:rtl/>
            <w:rPrChange w:id="980" w:author="עילי פרידמן" w:date="2019-12-08T18:43:00Z">
              <w:rPr>
                <w:rFonts w:ascii="Calibri" w:hAnsi="Calibri" w:cs="Calibri"/>
                <w:highlight w:val="yellow"/>
                <w:rtl/>
              </w:rPr>
            </w:rPrChange>
          </w:rPr>
          <w:t>ישנם שני אלגוריתמים חיצוניים נוספים אשר מסתמכים על האופן</w:t>
        </w:r>
        <w:r w:rsidRPr="00E42825">
          <w:rPr>
            <w:rFonts w:ascii="David" w:hAnsi="David" w:cs="David"/>
            <w:rPrChange w:id="981" w:author="עילי פרידמן" w:date="2019-12-08T18:43:00Z">
              <w:rPr>
                <w:rFonts w:ascii="Calibri" w:hAnsi="Calibri" w:cs="Calibri"/>
                <w:highlight w:val="yellow"/>
              </w:rPr>
            </w:rPrChange>
          </w:rPr>
          <w:t xml:space="preserve"> </w:t>
        </w:r>
        <w:r w:rsidRPr="00E42825">
          <w:rPr>
            <w:rFonts w:ascii="David" w:hAnsi="David" w:cs="David"/>
            <w:rtl/>
            <w:rPrChange w:id="982" w:author="עילי פרידמן" w:date="2019-12-08T18:43:00Z">
              <w:rPr>
                <w:rFonts w:ascii="Calibri" w:hAnsi="Calibri" w:cs="Calibri"/>
                <w:highlight w:val="yellow"/>
                <w:rtl/>
              </w:rPr>
            </w:rPrChange>
          </w:rPr>
          <w:t>שבו מאוחסנות המפות בבסיס הנתונים. אלגוריתם אחד מוודא את</w:t>
        </w:r>
        <w:r w:rsidRPr="00E42825">
          <w:rPr>
            <w:rFonts w:ascii="David" w:hAnsi="David" w:cs="David"/>
            <w:rPrChange w:id="983" w:author="עילי פרידמן" w:date="2019-12-08T18:43:00Z">
              <w:rPr>
                <w:rFonts w:ascii="Calibri" w:hAnsi="Calibri" w:cs="Calibri"/>
                <w:highlight w:val="yellow"/>
              </w:rPr>
            </w:rPrChange>
          </w:rPr>
          <w:t xml:space="preserve"> </w:t>
        </w:r>
        <w:r w:rsidRPr="00E42825">
          <w:rPr>
            <w:rFonts w:ascii="David" w:hAnsi="David" w:cs="David"/>
            <w:rtl/>
            <w:rPrChange w:id="984" w:author="עילי פרידמן" w:date="2019-12-08T18:43:00Z">
              <w:rPr>
                <w:rFonts w:ascii="Calibri" w:hAnsi="Calibri" w:cs="Calibri"/>
                <w:highlight w:val="yellow"/>
                <w:rtl/>
              </w:rPr>
            </w:rPrChange>
          </w:rPr>
          <w:t>תקינות המפה מבחינת הסינטקס שלה, ואלגוריתם שני מאפשר לייצר מפה חדשה שהיא הפשטה של מפה קיימת (כלומר, בעלת מספר</w:t>
        </w:r>
        <w:r w:rsidRPr="00E42825">
          <w:rPr>
            <w:rFonts w:ascii="David" w:hAnsi="David" w:cs="David"/>
            <w:rPrChange w:id="985" w:author="עילי פרידמן" w:date="2019-12-08T18:43:00Z">
              <w:rPr>
                <w:rFonts w:ascii="Calibri" w:hAnsi="Calibri" w:cs="Calibri"/>
                <w:highlight w:val="yellow"/>
              </w:rPr>
            </w:rPrChange>
          </w:rPr>
          <w:t xml:space="preserve"> Task</w:t>
        </w:r>
        <w:r w:rsidRPr="00E42825">
          <w:rPr>
            <w:rFonts w:ascii="David" w:hAnsi="David" w:cs="David"/>
            <w:rtl/>
            <w:rPrChange w:id="986" w:author="עילי פרידמן" w:date="2019-12-08T18:43:00Z">
              <w:rPr>
                <w:rFonts w:ascii="Calibri" w:hAnsi="Calibri" w:cs="Calibri"/>
                <w:highlight w:val="yellow"/>
                <w:rtl/>
              </w:rPr>
            </w:rPrChange>
          </w:rPr>
          <w:t>ים</w:t>
        </w:r>
        <w:r w:rsidRPr="00E42825">
          <w:rPr>
            <w:rFonts w:ascii="David" w:hAnsi="David" w:cs="David"/>
            <w:rPrChange w:id="987" w:author="עילי פרידמן" w:date="2019-12-08T18:43:00Z">
              <w:rPr>
                <w:rFonts w:ascii="Calibri" w:hAnsi="Calibri" w:cs="Calibri"/>
                <w:highlight w:val="yellow"/>
              </w:rPr>
            </w:rPrChange>
          </w:rPr>
          <w:t xml:space="preserve"> </w:t>
        </w:r>
        <w:r w:rsidRPr="00E42825">
          <w:rPr>
            <w:rFonts w:ascii="David" w:hAnsi="David" w:cs="David"/>
            <w:rtl/>
            <w:rPrChange w:id="988" w:author="עילי פרידמן" w:date="2019-12-08T18:43:00Z">
              <w:rPr>
                <w:rFonts w:ascii="Calibri" w:hAnsi="Calibri" w:cs="Calibri"/>
                <w:highlight w:val="yellow"/>
                <w:rtl/>
              </w:rPr>
            </w:rPrChange>
          </w:rPr>
          <w:t>נמוך יותר, באופן שמציג את התמונה</w:t>
        </w:r>
        <w:r w:rsidRPr="00E42825">
          <w:rPr>
            <w:rFonts w:ascii="David" w:hAnsi="David" w:cs="David"/>
            <w:rPrChange w:id="989" w:author="עילי פרידמן" w:date="2019-12-08T18:43:00Z">
              <w:rPr>
                <w:rFonts w:ascii="Calibri" w:hAnsi="Calibri" w:cs="Calibri"/>
                <w:highlight w:val="yellow"/>
              </w:rPr>
            </w:rPrChange>
          </w:rPr>
          <w:t xml:space="preserve"> </w:t>
        </w:r>
        <w:r w:rsidRPr="00E42825">
          <w:rPr>
            <w:rFonts w:ascii="David" w:hAnsi="David" w:cs="David"/>
            <w:rtl/>
            <w:rPrChange w:id="990" w:author="עילי פרידמן" w:date="2019-12-08T18:43:00Z">
              <w:rPr>
                <w:rFonts w:ascii="Calibri" w:hAnsi="Calibri" w:cs="Calibri"/>
                <w:highlight w:val="yellow"/>
                <w:rtl/>
              </w:rPr>
            </w:rPrChange>
          </w:rPr>
          <w:t>ברמת השפטה גבוהה יותר). שני האלגוריתמים עובדים כרגע עם ייצוג של</w:t>
        </w:r>
        <w:r w:rsidRPr="00E42825">
          <w:rPr>
            <w:rFonts w:ascii="David" w:hAnsi="David" w:cs="David"/>
            <w:rPrChange w:id="991" w:author="עילי פרידמן" w:date="2019-12-08T18:43:00Z">
              <w:rPr>
                <w:rFonts w:ascii="Calibri" w:hAnsi="Calibri" w:cs="Calibri"/>
                <w:highlight w:val="yellow"/>
              </w:rPr>
            </w:rPrChange>
          </w:rPr>
          <w:t xml:space="preserve"> JSON </w:t>
        </w:r>
        <w:r w:rsidRPr="00E42825">
          <w:rPr>
            <w:rFonts w:ascii="David" w:hAnsi="David" w:cs="David"/>
            <w:rtl/>
            <w:rPrChange w:id="992" w:author="עילי פרידמן" w:date="2019-12-08T18:43:00Z">
              <w:rPr>
                <w:rFonts w:ascii="Calibri" w:hAnsi="Calibri" w:cs="Calibri"/>
                <w:highlight w:val="yellow"/>
                <w:rtl/>
              </w:rPr>
            </w:rPrChange>
          </w:rPr>
          <w:t>של המפות</w:t>
        </w:r>
        <w:r w:rsidRPr="00E42825">
          <w:rPr>
            <w:rFonts w:ascii="David" w:hAnsi="David" w:cs="David"/>
            <w:rPrChange w:id="993" w:author="עילי פרידמן" w:date="2019-12-08T18:43:00Z">
              <w:rPr>
                <w:rFonts w:ascii="Calibri" w:hAnsi="Calibri" w:cs="Calibri"/>
                <w:highlight w:val="yellow"/>
              </w:rPr>
            </w:rPrChange>
          </w:rPr>
          <w:t>.</w:t>
        </w:r>
      </w:ins>
    </w:p>
    <w:p w14:paraId="7B0852A4" w14:textId="153F1285" w:rsidR="00E42825" w:rsidRPr="00E42825" w:rsidRDefault="00E42825" w:rsidP="00E42825">
      <w:pPr>
        <w:bidi/>
        <w:ind w:firstLine="720"/>
        <w:rPr>
          <w:ins w:id="994" w:author="עילי פרידמן" w:date="2019-12-08T18:43:00Z"/>
          <w:rFonts w:ascii="David" w:hAnsi="David" w:cs="David"/>
          <w:rPrChange w:id="995" w:author="עילי פרידמן" w:date="2019-12-08T18:43:00Z">
            <w:rPr>
              <w:ins w:id="996" w:author="עילי פרידמן" w:date="2019-12-08T18:43:00Z"/>
              <w:rFonts w:ascii="Calibri" w:hAnsi="Calibri" w:cs="Calibri"/>
              <w:highlight w:val="yellow"/>
            </w:rPr>
          </w:rPrChange>
        </w:rPr>
        <w:pPrChange w:id="997" w:author="עילי פרידמן" w:date="2019-12-08T18:44:00Z">
          <w:pPr>
            <w:bidi/>
            <w:ind w:firstLine="720"/>
          </w:pPr>
        </w:pPrChange>
      </w:pPr>
      <w:ins w:id="998" w:author="עילי פרידמן" w:date="2019-12-08T18:43:00Z">
        <w:r w:rsidRPr="00E42825">
          <w:rPr>
            <w:rFonts w:ascii="David" w:hAnsi="David" w:cs="David"/>
            <w:rtl/>
            <w:rPrChange w:id="999" w:author="עילי פרידמן" w:date="2019-12-08T18:43:00Z">
              <w:rPr>
                <w:rFonts w:ascii="Calibri" w:hAnsi="Calibri" w:cs="Calibri"/>
                <w:highlight w:val="yellow"/>
                <w:rtl/>
              </w:rPr>
            </w:rPrChange>
          </w:rPr>
          <w:lastRenderedPageBreak/>
          <w:t>אם</w:t>
        </w:r>
        <w:r w:rsidRPr="00E42825">
          <w:rPr>
            <w:rFonts w:ascii="David" w:hAnsi="David" w:cs="David"/>
            <w:rPrChange w:id="1000" w:author="עילי פרידמן" w:date="2019-12-08T18:43:00Z">
              <w:rPr>
                <w:rFonts w:ascii="Calibri" w:hAnsi="Calibri" w:cs="Calibri"/>
                <w:highlight w:val="yellow"/>
              </w:rPr>
            </w:rPrChange>
          </w:rPr>
          <w:t xml:space="preserve"> </w:t>
        </w:r>
        <w:r w:rsidRPr="00E42825">
          <w:rPr>
            <w:rFonts w:ascii="David" w:hAnsi="David" w:cs="David"/>
            <w:rtl/>
            <w:rPrChange w:id="1001" w:author="עילי פרידמן" w:date="2019-12-08T18:43:00Z">
              <w:rPr>
                <w:rFonts w:ascii="Calibri" w:hAnsi="Calibri" w:cs="Calibri"/>
                <w:highlight w:val="yellow"/>
                <w:rtl/>
              </w:rPr>
            </w:rPrChange>
          </w:rPr>
          <w:t>נתבונן</w:t>
        </w:r>
        <w:r w:rsidRPr="00E42825">
          <w:rPr>
            <w:rFonts w:ascii="David" w:hAnsi="David" w:cs="David"/>
            <w:rPrChange w:id="1002" w:author="עילי פרידמן" w:date="2019-12-08T18:43:00Z">
              <w:rPr>
                <w:rFonts w:ascii="Calibri" w:hAnsi="Calibri" w:cs="Calibri"/>
                <w:highlight w:val="yellow"/>
              </w:rPr>
            </w:rPrChange>
          </w:rPr>
          <w:t xml:space="preserve"> </w:t>
        </w:r>
        <w:r w:rsidRPr="00E42825">
          <w:rPr>
            <w:rFonts w:ascii="David" w:hAnsi="David" w:cs="David"/>
            <w:rtl/>
            <w:rPrChange w:id="1003" w:author="עילי פרידמן" w:date="2019-12-08T18:43:00Z">
              <w:rPr>
                <w:rFonts w:ascii="Calibri" w:hAnsi="Calibri" w:cs="Calibri" w:hint="cs"/>
                <w:highlight w:val="yellow"/>
                <w:rtl/>
              </w:rPr>
            </w:rPrChange>
          </w:rPr>
          <w:t>בשרטוט ה</w:t>
        </w:r>
        <w:r w:rsidRPr="00E42825">
          <w:rPr>
            <w:rFonts w:ascii="David" w:hAnsi="David" w:cs="David"/>
            <w:rPrChange w:id="1004" w:author="עילי פרידמן" w:date="2019-12-08T18:43:00Z">
              <w:rPr>
                <w:rFonts w:ascii="Calibri" w:hAnsi="Calibri" w:cs="Calibri"/>
                <w:highlight w:val="yellow"/>
              </w:rPr>
            </w:rPrChange>
          </w:rPr>
          <w:t>class diagram</w:t>
        </w:r>
        <w:r w:rsidRPr="00E42825">
          <w:rPr>
            <w:rFonts w:ascii="David" w:hAnsi="David" w:cs="David"/>
            <w:rtl/>
            <w:rPrChange w:id="1005" w:author="עילי פרידמן" w:date="2019-12-08T18:43:00Z">
              <w:rPr>
                <w:rFonts w:ascii="Calibri" w:hAnsi="Calibri" w:cs="Calibri" w:hint="cs"/>
                <w:highlight w:val="yellow"/>
                <w:rtl/>
              </w:rPr>
            </w:rPrChange>
          </w:rPr>
          <w:t>, נש</w:t>
        </w:r>
        <w:r w:rsidRPr="00E42825">
          <w:rPr>
            <w:rFonts w:ascii="David" w:hAnsi="David" w:cs="David"/>
            <w:rtl/>
            <w:rPrChange w:id="1006" w:author="עילי פרידמן" w:date="2019-12-08T18:43:00Z">
              <w:rPr>
                <w:rFonts w:ascii="Calibri" w:hAnsi="Calibri" w:cs="Calibri"/>
                <w:highlight w:val="yellow"/>
                <w:rtl/>
              </w:rPr>
            </w:rPrChange>
          </w:rPr>
          <w:t>ים לב שניתן לחלק את המערכת לשני חלקים עיקריים</w:t>
        </w:r>
        <w:r w:rsidRPr="00E42825">
          <w:rPr>
            <w:rFonts w:ascii="David" w:hAnsi="David" w:cs="David"/>
            <w:rPrChange w:id="1007" w:author="עילי פרידמן" w:date="2019-12-08T18:43:00Z">
              <w:rPr>
                <w:rFonts w:ascii="Calibri" w:hAnsi="Calibri" w:cs="Calibri"/>
                <w:highlight w:val="yellow"/>
              </w:rPr>
            </w:rPrChange>
          </w:rPr>
          <w:t>:</w:t>
        </w:r>
      </w:ins>
    </w:p>
    <w:p w14:paraId="09574EB9" w14:textId="77777777" w:rsidR="00E42825" w:rsidRPr="00E42825" w:rsidDel="5836884B" w:rsidRDefault="00E42825" w:rsidP="00E42825">
      <w:pPr>
        <w:pStyle w:val="ListParagraph"/>
        <w:numPr>
          <w:ilvl w:val="1"/>
          <w:numId w:val="13"/>
        </w:numPr>
        <w:bidi/>
        <w:rPr>
          <w:ins w:id="1008" w:author="עילי פרידמן" w:date="2019-12-08T18:43:00Z"/>
          <w:rFonts w:ascii="David" w:hAnsi="David" w:cs="David"/>
          <w:rPrChange w:id="1009" w:author="עילי פרידמן" w:date="2019-12-08T18:43:00Z">
            <w:rPr>
              <w:ins w:id="1010" w:author="עילי פרידמן" w:date="2019-12-08T18:43:00Z"/>
              <w:highlight w:val="yellow"/>
            </w:rPr>
          </w:rPrChange>
        </w:rPr>
      </w:pPr>
      <w:ins w:id="1011" w:author="עילי פרידמן" w:date="2019-12-08T18:43:00Z">
        <w:r w:rsidRPr="00E42825">
          <w:rPr>
            <w:rFonts w:ascii="David" w:hAnsi="David" w:cs="David"/>
            <w:rtl/>
            <w:rPrChange w:id="1012" w:author="עילי פרידמן" w:date="2019-12-08T18:43:00Z">
              <w:rPr>
                <w:rFonts w:ascii="Calibri" w:hAnsi="Calibri" w:cs="Calibri"/>
                <w:highlight w:val="yellow"/>
                <w:rtl/>
              </w:rPr>
            </w:rPrChange>
          </w:rPr>
          <w:t>חלק העוסק במפות</w:t>
        </w:r>
        <w:r w:rsidRPr="00E42825">
          <w:rPr>
            <w:rFonts w:ascii="David" w:hAnsi="David" w:cs="David"/>
            <w:rPrChange w:id="1013" w:author="עילי פרידמן" w:date="2019-12-08T18:43:00Z">
              <w:rPr>
                <w:rFonts w:ascii="Calibri" w:hAnsi="Calibri" w:cs="Calibri"/>
                <w:highlight w:val="yellow"/>
              </w:rPr>
            </w:rPrChange>
          </w:rPr>
          <w:t xml:space="preserve">. </w:t>
        </w:r>
        <w:r w:rsidRPr="00E42825">
          <w:rPr>
            <w:rFonts w:ascii="David" w:hAnsi="David" w:cs="David"/>
            <w:rtl/>
            <w:rPrChange w:id="1014" w:author="עילי פרידמן" w:date="2019-12-08T18:43:00Z">
              <w:rPr>
                <w:rFonts w:ascii="Calibri" w:hAnsi="Calibri" w:cs="Calibri"/>
                <w:highlight w:val="yellow"/>
                <w:rtl/>
              </w:rPr>
            </w:rPrChange>
          </w:rPr>
          <w:t>חלק זה מתאים מאוד למימוש באמצעות בסיס נתונים מבוסס גרף, שכן כל מפה היא למעשה גרף</w:t>
        </w:r>
        <w:r w:rsidRPr="00E42825">
          <w:rPr>
            <w:rFonts w:ascii="David" w:hAnsi="David" w:cs="David"/>
            <w:rPrChange w:id="1015" w:author="עילי פרידמן" w:date="2019-12-08T18:43:00Z">
              <w:rPr>
                <w:rFonts w:ascii="Calibri" w:hAnsi="Calibri" w:cs="Calibri"/>
                <w:highlight w:val="yellow"/>
              </w:rPr>
            </w:rPrChange>
          </w:rPr>
          <w:t>.</w:t>
        </w:r>
      </w:ins>
    </w:p>
    <w:p w14:paraId="7573CD78" w14:textId="77777777" w:rsidR="00E42825" w:rsidRPr="00E42825" w:rsidRDefault="00E42825" w:rsidP="00E42825">
      <w:pPr>
        <w:pStyle w:val="ListParagraph"/>
        <w:numPr>
          <w:ilvl w:val="1"/>
          <w:numId w:val="13"/>
        </w:numPr>
        <w:bidi/>
        <w:rPr>
          <w:ins w:id="1016" w:author="עילי פרידמן" w:date="2019-12-08T18:43:00Z"/>
          <w:rFonts w:ascii="David" w:hAnsi="David" w:cs="David"/>
          <w:rPrChange w:id="1017" w:author="עילי פרידמן" w:date="2019-12-08T18:43:00Z">
            <w:rPr>
              <w:ins w:id="1018" w:author="עילי פרידמן" w:date="2019-12-08T18:43:00Z"/>
              <w:highlight w:val="yellow"/>
            </w:rPr>
          </w:rPrChange>
        </w:rPr>
      </w:pPr>
      <w:ins w:id="1019" w:author="עילי פרידמן" w:date="2019-12-08T18:43:00Z">
        <w:r w:rsidRPr="00E42825">
          <w:rPr>
            <w:rFonts w:ascii="David" w:hAnsi="David" w:cs="David"/>
            <w:rtl/>
            <w:rPrChange w:id="1020" w:author="עילי פרידמן" w:date="2019-12-08T18:43:00Z">
              <w:rPr>
                <w:rFonts w:ascii="Calibri" w:hAnsi="Calibri" w:cs="Calibri"/>
                <w:highlight w:val="yellow"/>
                <w:rtl/>
              </w:rPr>
            </w:rPrChange>
          </w:rPr>
          <w:t>חלק</w:t>
        </w:r>
        <w:r w:rsidRPr="00E42825">
          <w:rPr>
            <w:rFonts w:ascii="David" w:hAnsi="David" w:cs="David"/>
            <w:rPrChange w:id="1021" w:author="עילי פרידמן" w:date="2019-12-08T18:43:00Z">
              <w:rPr>
                <w:rFonts w:ascii="Calibri" w:hAnsi="Calibri" w:cs="Calibri"/>
                <w:highlight w:val="yellow"/>
              </w:rPr>
            </w:rPrChange>
          </w:rPr>
          <w:t xml:space="preserve"> </w:t>
        </w:r>
        <w:r w:rsidRPr="00E42825">
          <w:rPr>
            <w:rFonts w:ascii="David" w:hAnsi="David" w:cs="David"/>
            <w:rtl/>
            <w:rPrChange w:id="1022" w:author="עילי פרידמן" w:date="2019-12-08T18:43:00Z">
              <w:rPr>
                <w:rFonts w:ascii="Calibri" w:hAnsi="Calibri" w:cs="Calibri"/>
                <w:highlight w:val="yellow"/>
                <w:rtl/>
              </w:rPr>
            </w:rPrChange>
          </w:rPr>
          <w:t>העוסק</w:t>
        </w:r>
        <w:r w:rsidRPr="00E42825">
          <w:rPr>
            <w:rFonts w:ascii="David" w:hAnsi="David" w:cs="David"/>
            <w:rPrChange w:id="1023" w:author="עילי פרידמן" w:date="2019-12-08T18:43:00Z">
              <w:rPr>
                <w:rFonts w:ascii="Calibri" w:hAnsi="Calibri" w:cs="Calibri"/>
                <w:highlight w:val="yellow"/>
              </w:rPr>
            </w:rPrChange>
          </w:rPr>
          <w:t xml:space="preserve"> </w:t>
        </w:r>
        <w:r w:rsidRPr="00E42825">
          <w:rPr>
            <w:rFonts w:ascii="David" w:hAnsi="David" w:cs="David"/>
            <w:rtl/>
            <w:rPrChange w:id="1024" w:author="עילי פרידמן" w:date="2019-12-08T18:43:00Z">
              <w:rPr>
                <w:rFonts w:ascii="Calibri" w:hAnsi="Calibri" w:cs="Calibri"/>
                <w:highlight w:val="yellow"/>
                <w:rtl/>
              </w:rPr>
            </w:rPrChange>
          </w:rPr>
          <w:t>בניהול</w:t>
        </w:r>
        <w:r w:rsidRPr="00E42825">
          <w:rPr>
            <w:rFonts w:ascii="David" w:hAnsi="David" w:cs="David"/>
            <w:rPrChange w:id="1025" w:author="עילי פרידמן" w:date="2019-12-08T18:43:00Z">
              <w:rPr>
                <w:rFonts w:ascii="Calibri" w:hAnsi="Calibri" w:cs="Calibri"/>
                <w:highlight w:val="yellow"/>
              </w:rPr>
            </w:rPrChange>
          </w:rPr>
          <w:t xml:space="preserve"> </w:t>
        </w:r>
        <w:r w:rsidRPr="00E42825">
          <w:rPr>
            <w:rFonts w:ascii="David" w:hAnsi="David" w:cs="David"/>
            <w:rtl/>
            <w:rPrChange w:id="1026" w:author="עילי פרידמן" w:date="2019-12-08T18:43:00Z">
              <w:rPr>
                <w:rFonts w:ascii="Calibri" w:hAnsi="Calibri" w:cs="Calibri"/>
                <w:highlight w:val="yellow"/>
                <w:rtl/>
              </w:rPr>
            </w:rPrChange>
          </w:rPr>
          <w:t>הרשאות</w:t>
        </w:r>
        <w:r w:rsidRPr="00E42825">
          <w:rPr>
            <w:rFonts w:ascii="David" w:hAnsi="David" w:cs="David"/>
            <w:rPrChange w:id="1027" w:author="עילי פרידמן" w:date="2019-12-08T18:43:00Z">
              <w:rPr>
                <w:rFonts w:ascii="Calibri" w:hAnsi="Calibri" w:cs="Calibri"/>
                <w:highlight w:val="yellow"/>
              </w:rPr>
            </w:rPrChange>
          </w:rPr>
          <w:t xml:space="preserve"> </w:t>
        </w:r>
        <w:r w:rsidRPr="00E42825">
          <w:rPr>
            <w:rFonts w:ascii="David" w:hAnsi="David" w:cs="David"/>
            <w:rtl/>
            <w:rPrChange w:id="1028" w:author="עילי פרידמן" w:date="2019-12-08T18:43:00Z">
              <w:rPr>
                <w:rFonts w:ascii="Calibri" w:hAnsi="Calibri" w:cs="Calibri"/>
                <w:highlight w:val="yellow"/>
                <w:rtl/>
              </w:rPr>
            </w:rPrChange>
          </w:rPr>
          <w:t>ומשתמשים</w:t>
        </w:r>
        <w:r w:rsidRPr="00E42825">
          <w:rPr>
            <w:rFonts w:ascii="David" w:hAnsi="David" w:cs="David"/>
            <w:rPrChange w:id="1029" w:author="עילי פרידמן" w:date="2019-12-08T18:43:00Z">
              <w:rPr>
                <w:rFonts w:ascii="Calibri" w:hAnsi="Calibri" w:cs="Calibri"/>
                <w:highlight w:val="yellow"/>
              </w:rPr>
            </w:rPrChange>
          </w:rPr>
          <w:t xml:space="preserve">. </w:t>
        </w:r>
        <w:r w:rsidRPr="00E42825">
          <w:rPr>
            <w:rFonts w:ascii="David" w:hAnsi="David" w:cs="David"/>
            <w:rtl/>
            <w:rPrChange w:id="1030" w:author="עילי פרידמן" w:date="2019-12-08T18:43:00Z">
              <w:rPr>
                <w:rFonts w:ascii="Calibri" w:hAnsi="Calibri" w:cs="Calibri"/>
                <w:highlight w:val="yellow"/>
                <w:rtl/>
              </w:rPr>
            </w:rPrChange>
          </w:rPr>
          <w:t>חלק</w:t>
        </w:r>
        <w:r w:rsidRPr="00E42825">
          <w:rPr>
            <w:rFonts w:ascii="David" w:hAnsi="David" w:cs="David"/>
            <w:rPrChange w:id="1031" w:author="עילי פרידמן" w:date="2019-12-08T18:43:00Z">
              <w:rPr>
                <w:rFonts w:ascii="Calibri" w:hAnsi="Calibri" w:cs="Calibri"/>
                <w:highlight w:val="yellow"/>
              </w:rPr>
            </w:rPrChange>
          </w:rPr>
          <w:t xml:space="preserve"> </w:t>
        </w:r>
        <w:r w:rsidRPr="00E42825">
          <w:rPr>
            <w:rFonts w:ascii="David" w:hAnsi="David" w:cs="David"/>
            <w:rtl/>
            <w:rPrChange w:id="1032" w:author="עילי פרידמן" w:date="2019-12-08T18:43:00Z">
              <w:rPr>
                <w:rFonts w:ascii="Calibri" w:hAnsi="Calibri" w:cs="Calibri"/>
                <w:highlight w:val="yellow"/>
                <w:rtl/>
              </w:rPr>
            </w:rPrChange>
          </w:rPr>
          <w:t>זה</w:t>
        </w:r>
        <w:r w:rsidRPr="00E42825">
          <w:rPr>
            <w:rFonts w:ascii="David" w:hAnsi="David" w:cs="David"/>
            <w:rPrChange w:id="1033" w:author="עילי פרידמן" w:date="2019-12-08T18:43:00Z">
              <w:rPr>
                <w:rFonts w:ascii="Calibri" w:hAnsi="Calibri" w:cs="Calibri"/>
                <w:highlight w:val="yellow"/>
              </w:rPr>
            </w:rPrChange>
          </w:rPr>
          <w:t xml:space="preserve"> </w:t>
        </w:r>
        <w:r w:rsidRPr="00E42825">
          <w:rPr>
            <w:rFonts w:ascii="David" w:hAnsi="David" w:cs="David"/>
            <w:rtl/>
            <w:rPrChange w:id="1034" w:author="עילי פרידמן" w:date="2019-12-08T18:43:00Z">
              <w:rPr>
                <w:rFonts w:ascii="Calibri" w:hAnsi="Calibri" w:cs="Calibri"/>
                <w:highlight w:val="yellow"/>
                <w:rtl/>
              </w:rPr>
            </w:rPrChange>
          </w:rPr>
          <w:t>מתאים</w:t>
        </w:r>
        <w:r w:rsidRPr="00E42825">
          <w:rPr>
            <w:rFonts w:ascii="David" w:hAnsi="David" w:cs="David"/>
            <w:rPrChange w:id="1035" w:author="עילי פרידמן" w:date="2019-12-08T18:43:00Z">
              <w:rPr>
                <w:rFonts w:ascii="Calibri" w:hAnsi="Calibri" w:cs="Calibri"/>
                <w:highlight w:val="yellow"/>
              </w:rPr>
            </w:rPrChange>
          </w:rPr>
          <w:t xml:space="preserve"> </w:t>
        </w:r>
        <w:r w:rsidRPr="00E42825">
          <w:rPr>
            <w:rFonts w:ascii="David" w:hAnsi="David" w:cs="David"/>
            <w:rtl/>
            <w:rPrChange w:id="1036" w:author="עילי פרידמן" w:date="2019-12-08T18:43:00Z">
              <w:rPr>
                <w:rFonts w:ascii="Calibri" w:hAnsi="Calibri" w:cs="Calibri"/>
                <w:highlight w:val="yellow"/>
                <w:rtl/>
              </w:rPr>
            </w:rPrChange>
          </w:rPr>
          <w:t>למימוש</w:t>
        </w:r>
        <w:r w:rsidRPr="00E42825">
          <w:rPr>
            <w:rFonts w:ascii="David" w:hAnsi="David" w:cs="David"/>
            <w:rPrChange w:id="1037" w:author="עילי פרידמן" w:date="2019-12-08T18:43:00Z">
              <w:rPr>
                <w:rFonts w:ascii="Calibri" w:hAnsi="Calibri" w:cs="Calibri"/>
                <w:highlight w:val="yellow"/>
              </w:rPr>
            </w:rPrChange>
          </w:rPr>
          <w:t xml:space="preserve"> </w:t>
        </w:r>
        <w:r w:rsidRPr="00E42825">
          <w:rPr>
            <w:rFonts w:ascii="David" w:hAnsi="David" w:cs="David"/>
            <w:rtl/>
            <w:rPrChange w:id="1038" w:author="עילי פרידמן" w:date="2019-12-08T18:43:00Z">
              <w:rPr>
                <w:rFonts w:ascii="Calibri" w:hAnsi="Calibri" w:cs="Calibri"/>
                <w:highlight w:val="yellow"/>
                <w:rtl/>
              </w:rPr>
            </w:rPrChange>
          </w:rPr>
          <w:t>באמצעות</w:t>
        </w:r>
        <w:r w:rsidRPr="00E42825">
          <w:rPr>
            <w:rFonts w:ascii="David" w:hAnsi="David" w:cs="David"/>
            <w:rPrChange w:id="1039" w:author="עילי פרידמן" w:date="2019-12-08T18:43:00Z">
              <w:rPr>
                <w:rFonts w:ascii="Calibri" w:hAnsi="Calibri" w:cs="Calibri"/>
                <w:highlight w:val="yellow"/>
              </w:rPr>
            </w:rPrChange>
          </w:rPr>
          <w:t xml:space="preserve"> </w:t>
        </w:r>
        <w:r w:rsidRPr="00E42825">
          <w:rPr>
            <w:rFonts w:ascii="David" w:hAnsi="David" w:cs="David"/>
            <w:rtl/>
            <w:rPrChange w:id="1040" w:author="עילי פרידמן" w:date="2019-12-08T18:43:00Z">
              <w:rPr>
                <w:rFonts w:ascii="Calibri" w:hAnsi="Calibri" w:cs="Calibri"/>
                <w:highlight w:val="yellow"/>
                <w:rtl/>
              </w:rPr>
            </w:rPrChange>
          </w:rPr>
          <w:t>בסיס נתונים</w:t>
        </w:r>
        <w:r w:rsidRPr="00E42825">
          <w:rPr>
            <w:rFonts w:ascii="David" w:hAnsi="David" w:cs="David"/>
            <w:rPrChange w:id="1041" w:author="עילי פרידמן" w:date="2019-12-08T18:43:00Z">
              <w:rPr>
                <w:rFonts w:ascii="Calibri" w:hAnsi="Calibri" w:cs="Calibri"/>
                <w:highlight w:val="yellow"/>
              </w:rPr>
            </w:rPrChange>
          </w:rPr>
          <w:t xml:space="preserve"> </w:t>
        </w:r>
        <w:r w:rsidRPr="00E42825">
          <w:rPr>
            <w:rFonts w:ascii="David" w:hAnsi="David" w:cs="David"/>
            <w:rtl/>
            <w:rPrChange w:id="1042" w:author="עילי פרידמן" w:date="2019-12-08T18:43:00Z">
              <w:rPr>
                <w:rFonts w:ascii="Calibri" w:hAnsi="Calibri" w:cs="Calibri"/>
                <w:highlight w:val="yellow"/>
                <w:rtl/>
              </w:rPr>
            </w:rPrChange>
          </w:rPr>
          <w:t>רלציוני</w:t>
        </w:r>
        <w:r w:rsidRPr="00E42825">
          <w:rPr>
            <w:rFonts w:ascii="David" w:hAnsi="David" w:cs="David"/>
            <w:rPrChange w:id="1043" w:author="עילי פרידמן" w:date="2019-12-08T18:43:00Z">
              <w:rPr>
                <w:rFonts w:ascii="Calibri" w:hAnsi="Calibri" w:cs="Calibri"/>
                <w:highlight w:val="yellow"/>
              </w:rPr>
            </w:rPrChange>
          </w:rPr>
          <w:t xml:space="preserve"> </w:t>
        </w:r>
        <w:r w:rsidRPr="00E42825">
          <w:rPr>
            <w:rFonts w:ascii="David" w:hAnsi="David" w:cs="David"/>
            <w:rtl/>
            <w:rPrChange w:id="1044" w:author="עילי פרידמן" w:date="2019-12-08T18:43:00Z">
              <w:rPr>
                <w:rFonts w:ascii="Calibri" w:hAnsi="Calibri" w:cs="Calibri"/>
                <w:highlight w:val="yellow"/>
                <w:rtl/>
              </w:rPr>
            </w:rPrChange>
          </w:rPr>
          <w:t>קלאסי</w:t>
        </w:r>
        <w:r w:rsidRPr="00E42825">
          <w:rPr>
            <w:rFonts w:ascii="David" w:hAnsi="David" w:cs="David"/>
            <w:rPrChange w:id="1045" w:author="עילי פרידמן" w:date="2019-12-08T18:43:00Z">
              <w:rPr>
                <w:rFonts w:ascii="Calibri" w:hAnsi="Calibri" w:cs="Calibri"/>
                <w:highlight w:val="yellow"/>
              </w:rPr>
            </w:rPrChange>
          </w:rPr>
          <w:t>.</w:t>
        </w:r>
      </w:ins>
    </w:p>
    <w:p w14:paraId="769E729F" w14:textId="77777777" w:rsidR="00E42825" w:rsidRPr="00E42825" w:rsidRDefault="00E42825" w:rsidP="00E42825">
      <w:pPr>
        <w:bidi/>
        <w:ind w:left="1080"/>
        <w:rPr>
          <w:ins w:id="1046" w:author="עילי פרידמן" w:date="2019-12-08T18:43:00Z"/>
          <w:rFonts w:ascii="David" w:hAnsi="David" w:cs="David"/>
          <w:rPrChange w:id="1047" w:author="עילי פרידמן" w:date="2019-12-08T18:43:00Z">
            <w:rPr>
              <w:ins w:id="1048" w:author="עילי פרידמן" w:date="2019-12-08T18:43:00Z"/>
              <w:rFonts w:ascii="Calibri" w:hAnsi="Calibri" w:cs="Calibri"/>
              <w:highlight w:val="yellow"/>
            </w:rPr>
          </w:rPrChange>
        </w:rPr>
      </w:pPr>
    </w:p>
    <w:p w14:paraId="37A02BAF" w14:textId="77777777" w:rsidR="00E42825" w:rsidRPr="00E42825" w:rsidDel="5F7F97BE" w:rsidRDefault="00E42825" w:rsidP="00E42825">
      <w:pPr>
        <w:bidi/>
        <w:ind w:left="1080"/>
        <w:rPr>
          <w:ins w:id="1049" w:author="עילי פרידמן" w:date="2019-12-08T18:43:00Z"/>
          <w:rFonts w:ascii="David" w:hAnsi="David" w:cs="David"/>
          <w:rPrChange w:id="1050" w:author="עילי פרידמן" w:date="2019-12-08T18:43:00Z">
            <w:rPr>
              <w:ins w:id="1051" w:author="עילי פרידמן" w:date="2019-12-08T18:43:00Z"/>
              <w:rFonts w:ascii="Calibri" w:hAnsi="Calibri" w:cs="Calibri"/>
              <w:highlight w:val="yellow"/>
            </w:rPr>
          </w:rPrChange>
        </w:rPr>
      </w:pPr>
      <w:ins w:id="1052" w:author="עילי פרידמן" w:date="2019-12-08T18:43:00Z">
        <w:r w:rsidRPr="00E42825">
          <w:rPr>
            <w:rFonts w:ascii="David" w:hAnsi="David" w:cs="David"/>
            <w:rtl/>
            <w:rPrChange w:id="1053" w:author="עילי פרידמן" w:date="2019-12-08T18:43:00Z">
              <w:rPr>
                <w:rFonts w:ascii="Calibri" w:hAnsi="Calibri" w:cs="Calibri"/>
                <w:highlight w:val="yellow"/>
                <w:rtl/>
              </w:rPr>
            </w:rPrChange>
          </w:rPr>
          <w:t>בשלב</w:t>
        </w:r>
        <w:r w:rsidRPr="00E42825">
          <w:rPr>
            <w:rFonts w:ascii="David" w:hAnsi="David" w:cs="David"/>
            <w:rPrChange w:id="1054" w:author="עילי פרידמן" w:date="2019-12-08T18:43:00Z">
              <w:rPr>
                <w:rFonts w:ascii="Calibri" w:hAnsi="Calibri" w:cs="Calibri"/>
                <w:highlight w:val="yellow"/>
              </w:rPr>
            </w:rPrChange>
          </w:rPr>
          <w:t xml:space="preserve"> </w:t>
        </w:r>
        <w:r w:rsidRPr="00E42825">
          <w:rPr>
            <w:rFonts w:ascii="David" w:hAnsi="David" w:cs="David"/>
            <w:rtl/>
            <w:rPrChange w:id="1055" w:author="עילי פרידמן" w:date="2019-12-08T18:43:00Z">
              <w:rPr>
                <w:rFonts w:ascii="Calibri" w:hAnsi="Calibri" w:cs="Calibri"/>
                <w:highlight w:val="yellow"/>
                <w:rtl/>
              </w:rPr>
            </w:rPrChange>
          </w:rPr>
          <w:t>זה</w:t>
        </w:r>
        <w:r w:rsidRPr="00E42825">
          <w:rPr>
            <w:rFonts w:ascii="David" w:hAnsi="David" w:cs="David"/>
            <w:rPrChange w:id="1056" w:author="עילי פרידמן" w:date="2019-12-08T18:43:00Z">
              <w:rPr>
                <w:rFonts w:ascii="Calibri" w:hAnsi="Calibri" w:cs="Calibri"/>
                <w:highlight w:val="yellow"/>
              </w:rPr>
            </w:rPrChange>
          </w:rPr>
          <w:t xml:space="preserve"> </w:t>
        </w:r>
        <w:r w:rsidRPr="00E42825">
          <w:rPr>
            <w:rFonts w:ascii="David" w:hAnsi="David" w:cs="David"/>
            <w:rtl/>
            <w:rPrChange w:id="1057" w:author="עילי פרידמן" w:date="2019-12-08T18:43:00Z">
              <w:rPr>
                <w:rFonts w:ascii="Calibri" w:hAnsi="Calibri" w:cs="Calibri"/>
                <w:highlight w:val="yellow"/>
                <w:rtl/>
              </w:rPr>
            </w:rPrChange>
          </w:rPr>
          <w:t>אנו</w:t>
        </w:r>
        <w:r w:rsidRPr="00E42825">
          <w:rPr>
            <w:rFonts w:ascii="David" w:hAnsi="David" w:cs="David"/>
            <w:rPrChange w:id="1058" w:author="עילי פרידמן" w:date="2019-12-08T18:43:00Z">
              <w:rPr>
                <w:rFonts w:ascii="Calibri" w:hAnsi="Calibri" w:cs="Calibri"/>
                <w:highlight w:val="yellow"/>
              </w:rPr>
            </w:rPrChange>
          </w:rPr>
          <w:t xml:space="preserve"> </w:t>
        </w:r>
        <w:r w:rsidRPr="00E42825">
          <w:rPr>
            <w:rFonts w:ascii="David" w:hAnsi="David" w:cs="David"/>
            <w:rtl/>
            <w:rPrChange w:id="1059" w:author="עילי פרידמן" w:date="2019-12-08T18:43:00Z">
              <w:rPr>
                <w:rFonts w:ascii="Calibri" w:hAnsi="Calibri" w:cs="Calibri"/>
                <w:highlight w:val="yellow"/>
                <w:rtl/>
              </w:rPr>
            </w:rPrChange>
          </w:rPr>
          <w:t>מתלבטים</w:t>
        </w:r>
        <w:r w:rsidRPr="00E42825">
          <w:rPr>
            <w:rFonts w:ascii="David" w:hAnsi="David" w:cs="David"/>
            <w:rPrChange w:id="1060" w:author="עילי פרידמן" w:date="2019-12-08T18:43:00Z">
              <w:rPr>
                <w:rFonts w:ascii="Calibri" w:hAnsi="Calibri" w:cs="Calibri"/>
                <w:highlight w:val="yellow"/>
              </w:rPr>
            </w:rPrChange>
          </w:rPr>
          <w:t xml:space="preserve"> </w:t>
        </w:r>
        <w:r w:rsidRPr="00E42825">
          <w:rPr>
            <w:rFonts w:ascii="David" w:hAnsi="David" w:cs="David"/>
            <w:rtl/>
            <w:rPrChange w:id="1061" w:author="עילי פרידמן" w:date="2019-12-08T18:43:00Z">
              <w:rPr>
                <w:rFonts w:ascii="Calibri" w:hAnsi="Calibri" w:cs="Calibri"/>
                <w:highlight w:val="yellow"/>
                <w:rtl/>
              </w:rPr>
            </w:rPrChange>
          </w:rPr>
          <w:t>בין</w:t>
        </w:r>
        <w:r w:rsidRPr="00E42825">
          <w:rPr>
            <w:rFonts w:ascii="David" w:hAnsi="David" w:cs="David"/>
            <w:rPrChange w:id="1062" w:author="עילי פרידמן" w:date="2019-12-08T18:43:00Z">
              <w:rPr>
                <w:rFonts w:ascii="Calibri" w:hAnsi="Calibri" w:cs="Calibri"/>
                <w:highlight w:val="yellow"/>
              </w:rPr>
            </w:rPrChange>
          </w:rPr>
          <w:t xml:space="preserve"> </w:t>
        </w:r>
        <w:r w:rsidRPr="00E42825">
          <w:rPr>
            <w:rFonts w:ascii="David" w:hAnsi="David" w:cs="David"/>
            <w:rtl/>
            <w:rPrChange w:id="1063" w:author="עילי פרידמן" w:date="2019-12-08T18:43:00Z">
              <w:rPr>
                <w:rFonts w:ascii="Calibri" w:hAnsi="Calibri" w:cs="Calibri"/>
                <w:highlight w:val="yellow"/>
                <w:rtl/>
              </w:rPr>
            </w:rPrChange>
          </w:rPr>
          <w:t>שתי</w:t>
        </w:r>
        <w:r w:rsidRPr="00E42825">
          <w:rPr>
            <w:rFonts w:ascii="David" w:hAnsi="David" w:cs="David"/>
            <w:rPrChange w:id="1064" w:author="עילי פרידמן" w:date="2019-12-08T18:43:00Z">
              <w:rPr>
                <w:rFonts w:ascii="Calibri" w:hAnsi="Calibri" w:cs="Calibri"/>
                <w:highlight w:val="yellow"/>
              </w:rPr>
            </w:rPrChange>
          </w:rPr>
          <w:t xml:space="preserve"> </w:t>
        </w:r>
        <w:r w:rsidRPr="00E42825">
          <w:rPr>
            <w:rFonts w:ascii="David" w:hAnsi="David" w:cs="David"/>
            <w:rtl/>
            <w:rPrChange w:id="1065" w:author="עילי פרידמן" w:date="2019-12-08T18:43:00Z">
              <w:rPr>
                <w:rFonts w:ascii="Calibri" w:hAnsi="Calibri" w:cs="Calibri"/>
                <w:highlight w:val="yellow"/>
                <w:rtl/>
              </w:rPr>
            </w:rPrChange>
          </w:rPr>
          <w:t>אפשרויות</w:t>
        </w:r>
        <w:r w:rsidRPr="00E42825">
          <w:rPr>
            <w:rFonts w:ascii="David" w:hAnsi="David" w:cs="David"/>
            <w:rPrChange w:id="1066" w:author="עילי פרידמן" w:date="2019-12-08T18:43:00Z">
              <w:rPr>
                <w:rFonts w:ascii="Calibri" w:hAnsi="Calibri" w:cs="Calibri"/>
                <w:highlight w:val="yellow"/>
              </w:rPr>
            </w:rPrChange>
          </w:rPr>
          <w:t xml:space="preserve">. </w:t>
        </w:r>
        <w:r w:rsidRPr="00E42825">
          <w:rPr>
            <w:rFonts w:ascii="David" w:hAnsi="David" w:cs="David"/>
            <w:rtl/>
            <w:rPrChange w:id="1067" w:author="עילי פרידמן" w:date="2019-12-08T18:43:00Z">
              <w:rPr>
                <w:rFonts w:ascii="Calibri" w:hAnsi="Calibri" w:cs="Calibri"/>
                <w:highlight w:val="yellow"/>
                <w:rtl/>
              </w:rPr>
            </w:rPrChange>
          </w:rPr>
          <w:t>האפשרות הראשונה היא לממש</w:t>
        </w:r>
        <w:r w:rsidRPr="00E42825">
          <w:rPr>
            <w:rFonts w:ascii="David" w:hAnsi="David" w:cs="David"/>
            <w:rPrChange w:id="1068" w:author="עילי פרידמן" w:date="2019-12-08T18:43:00Z">
              <w:rPr>
                <w:rFonts w:ascii="Calibri" w:hAnsi="Calibri" w:cs="Calibri"/>
                <w:highlight w:val="yellow"/>
              </w:rPr>
            </w:rPrChange>
          </w:rPr>
          <w:t xml:space="preserve"> </w:t>
        </w:r>
        <w:r w:rsidRPr="00E42825">
          <w:rPr>
            <w:rFonts w:ascii="David" w:hAnsi="David" w:cs="David"/>
            <w:rtl/>
            <w:rPrChange w:id="1069" w:author="עילי פרידמן" w:date="2019-12-08T18:43:00Z">
              <w:rPr>
                <w:rFonts w:ascii="Calibri" w:hAnsi="Calibri" w:cs="Calibri"/>
                <w:highlight w:val="yellow"/>
                <w:rtl/>
              </w:rPr>
            </w:rPrChange>
          </w:rPr>
          <w:t>בפרויקט</w:t>
        </w:r>
        <w:r w:rsidRPr="00E42825">
          <w:rPr>
            <w:rFonts w:ascii="David" w:hAnsi="David" w:cs="David"/>
            <w:rPrChange w:id="1070" w:author="עילי פרידמן" w:date="2019-12-08T18:43:00Z">
              <w:rPr>
                <w:rFonts w:ascii="Calibri" w:hAnsi="Calibri" w:cs="Calibri"/>
                <w:highlight w:val="yellow"/>
              </w:rPr>
            </w:rPrChange>
          </w:rPr>
          <w:t xml:space="preserve"> </w:t>
        </w:r>
        <w:r w:rsidRPr="00E42825">
          <w:rPr>
            <w:rFonts w:ascii="David" w:hAnsi="David" w:cs="David"/>
            <w:rtl/>
            <w:rPrChange w:id="1071" w:author="עילי פרידמן" w:date="2019-12-08T18:43:00Z">
              <w:rPr>
                <w:rFonts w:ascii="Calibri" w:hAnsi="Calibri" w:cs="Calibri"/>
                <w:highlight w:val="yellow"/>
                <w:rtl/>
              </w:rPr>
            </w:rPrChange>
          </w:rPr>
          <w:t>שני בסיס נתונים, כאשר אחד מהם</w:t>
        </w:r>
        <w:r w:rsidRPr="00E42825">
          <w:rPr>
            <w:rFonts w:ascii="David" w:hAnsi="David" w:cs="David"/>
            <w:rPrChange w:id="1072" w:author="עילי פרידמן" w:date="2019-12-08T18:43:00Z">
              <w:rPr>
                <w:rFonts w:ascii="Calibri" w:hAnsi="Calibri" w:cs="Calibri"/>
                <w:highlight w:val="yellow"/>
              </w:rPr>
            </w:rPrChange>
          </w:rPr>
          <w:t xml:space="preserve"> </w:t>
        </w:r>
        <w:r w:rsidRPr="00E42825">
          <w:rPr>
            <w:rFonts w:ascii="David" w:hAnsi="David" w:cs="David"/>
            <w:rtl/>
            <w:rPrChange w:id="1073" w:author="עילי פרידמן" w:date="2019-12-08T18:43:00Z">
              <w:rPr>
                <w:rFonts w:ascii="Calibri" w:hAnsi="Calibri" w:cs="Calibri"/>
                <w:highlight w:val="yellow"/>
                <w:rtl/>
              </w:rPr>
            </w:rPrChange>
          </w:rPr>
          <w:t>גרפי, ומנהל את המידע הנוגע למפות, והשני</w:t>
        </w:r>
        <w:r w:rsidRPr="00E42825">
          <w:rPr>
            <w:rFonts w:ascii="David" w:hAnsi="David" w:cs="David"/>
            <w:rPrChange w:id="1074" w:author="עילי פרידמן" w:date="2019-12-08T18:43:00Z">
              <w:rPr>
                <w:rFonts w:ascii="Calibri" w:hAnsi="Calibri" w:cs="Calibri"/>
                <w:highlight w:val="yellow"/>
              </w:rPr>
            </w:rPrChange>
          </w:rPr>
          <w:t xml:space="preserve"> </w:t>
        </w:r>
        <w:r w:rsidRPr="00E42825">
          <w:rPr>
            <w:rFonts w:ascii="David" w:hAnsi="David" w:cs="David"/>
            <w:rtl/>
            <w:rPrChange w:id="1075" w:author="עילי פרידמן" w:date="2019-12-08T18:43:00Z">
              <w:rPr>
                <w:rFonts w:ascii="Calibri" w:hAnsi="Calibri" w:cs="Calibri"/>
                <w:highlight w:val="yellow"/>
                <w:rtl/>
              </w:rPr>
            </w:rPrChange>
          </w:rPr>
          <w:t>רלציוני</w:t>
        </w:r>
        <w:r w:rsidRPr="00E42825">
          <w:rPr>
            <w:rFonts w:ascii="David" w:hAnsi="David" w:cs="David"/>
            <w:rPrChange w:id="1076" w:author="עילי פרידמן" w:date="2019-12-08T18:43:00Z">
              <w:rPr>
                <w:rFonts w:ascii="Calibri" w:hAnsi="Calibri" w:cs="Calibri"/>
                <w:highlight w:val="yellow"/>
              </w:rPr>
            </w:rPrChange>
          </w:rPr>
          <w:t xml:space="preserve"> </w:t>
        </w:r>
        <w:r w:rsidRPr="00E42825">
          <w:rPr>
            <w:rFonts w:ascii="David" w:hAnsi="David" w:cs="David"/>
            <w:rtl/>
            <w:rPrChange w:id="1077" w:author="עילי פרידמן" w:date="2019-12-08T18:43:00Z">
              <w:rPr>
                <w:rFonts w:ascii="Calibri" w:hAnsi="Calibri" w:cs="Calibri"/>
                <w:highlight w:val="yellow"/>
                <w:rtl/>
              </w:rPr>
            </w:rPrChange>
          </w:rPr>
          <w:t>ומנהל את המידע הנוגע להרשאות</w:t>
        </w:r>
        <w:r w:rsidRPr="00E42825">
          <w:rPr>
            <w:rFonts w:ascii="David" w:hAnsi="David" w:cs="David"/>
            <w:rPrChange w:id="1078" w:author="עילי פרידמן" w:date="2019-12-08T18:43:00Z">
              <w:rPr>
                <w:rFonts w:ascii="Calibri" w:hAnsi="Calibri" w:cs="Calibri"/>
                <w:highlight w:val="yellow"/>
              </w:rPr>
            </w:rPrChange>
          </w:rPr>
          <w:t>.</w:t>
        </w:r>
      </w:ins>
    </w:p>
    <w:p w14:paraId="16B89E09" w14:textId="77777777" w:rsidR="00E42825" w:rsidRPr="00E42825" w:rsidRDefault="00E42825" w:rsidP="00E42825">
      <w:pPr>
        <w:bidi/>
        <w:ind w:left="1080"/>
        <w:rPr>
          <w:ins w:id="1079" w:author="עילי פרידמן" w:date="2019-12-08T18:43:00Z"/>
          <w:rFonts w:ascii="David" w:hAnsi="David" w:cs="David"/>
          <w:rPrChange w:id="1080" w:author="עילי פרידמן" w:date="2019-12-08T18:43:00Z">
            <w:rPr>
              <w:ins w:id="1081" w:author="עילי פרידמן" w:date="2019-12-08T18:43:00Z"/>
              <w:rFonts w:ascii="Calibri" w:hAnsi="Calibri" w:cs="Calibri"/>
              <w:highlight w:val="yellow"/>
            </w:rPr>
          </w:rPrChange>
        </w:rPr>
      </w:pPr>
      <w:ins w:id="1082" w:author="עילי פרידמן" w:date="2019-12-08T18:43:00Z">
        <w:r w:rsidRPr="00E42825">
          <w:rPr>
            <w:rFonts w:ascii="David" w:hAnsi="David" w:cs="David"/>
            <w:rPrChange w:id="1083" w:author="עילי פרידמן" w:date="2019-12-08T18:43:00Z">
              <w:rPr>
                <w:rFonts w:ascii="Calibri" w:hAnsi="Calibri" w:cs="Calibri"/>
                <w:highlight w:val="yellow"/>
              </w:rPr>
            </w:rPrChange>
          </w:rPr>
          <w:t xml:space="preserve"> </w:t>
        </w:r>
        <w:r w:rsidRPr="00E42825">
          <w:rPr>
            <w:rFonts w:ascii="David" w:hAnsi="David" w:cs="David"/>
            <w:rtl/>
            <w:rPrChange w:id="1084" w:author="עילי פרידמן" w:date="2019-12-08T18:43:00Z">
              <w:rPr>
                <w:rFonts w:ascii="Calibri" w:hAnsi="Calibri" w:cs="Calibri"/>
                <w:highlight w:val="yellow"/>
                <w:rtl/>
              </w:rPr>
            </w:rPrChange>
          </w:rPr>
          <w:t>ארכיטקטורה</w:t>
        </w:r>
        <w:r w:rsidRPr="00E42825">
          <w:rPr>
            <w:rFonts w:ascii="David" w:hAnsi="David" w:cs="David"/>
            <w:rPrChange w:id="1085" w:author="עילי פרידמן" w:date="2019-12-08T18:43:00Z">
              <w:rPr>
                <w:rFonts w:ascii="Calibri" w:hAnsi="Calibri" w:cs="Calibri"/>
                <w:highlight w:val="yellow"/>
              </w:rPr>
            </w:rPrChange>
          </w:rPr>
          <w:t xml:space="preserve"> </w:t>
        </w:r>
        <w:r w:rsidRPr="00E42825">
          <w:rPr>
            <w:rFonts w:ascii="David" w:hAnsi="David" w:cs="David"/>
            <w:rtl/>
            <w:rPrChange w:id="1086" w:author="עילי פרידמן" w:date="2019-12-08T18:43:00Z">
              <w:rPr>
                <w:rFonts w:ascii="Calibri" w:hAnsi="Calibri" w:cs="Calibri"/>
                <w:highlight w:val="yellow"/>
                <w:rtl/>
              </w:rPr>
            </w:rPrChange>
          </w:rPr>
          <w:t>כזאת</w:t>
        </w:r>
        <w:r w:rsidRPr="00E42825">
          <w:rPr>
            <w:rFonts w:ascii="David" w:hAnsi="David" w:cs="David"/>
            <w:rPrChange w:id="1087" w:author="עילי פרידמן" w:date="2019-12-08T18:43:00Z">
              <w:rPr>
                <w:rFonts w:ascii="Calibri" w:hAnsi="Calibri" w:cs="Calibri"/>
                <w:highlight w:val="yellow"/>
              </w:rPr>
            </w:rPrChange>
          </w:rPr>
          <w:t xml:space="preserve"> </w:t>
        </w:r>
        <w:r w:rsidRPr="00E42825">
          <w:rPr>
            <w:rFonts w:ascii="David" w:hAnsi="David" w:cs="David"/>
            <w:rtl/>
            <w:rPrChange w:id="1088" w:author="עילי פרידמן" w:date="2019-12-08T18:43:00Z">
              <w:rPr>
                <w:rFonts w:ascii="Calibri" w:hAnsi="Calibri" w:cs="Calibri"/>
                <w:highlight w:val="yellow"/>
                <w:rtl/>
              </w:rPr>
            </w:rPrChange>
          </w:rPr>
          <w:t>תאפשר</w:t>
        </w:r>
        <w:r w:rsidRPr="00E42825">
          <w:rPr>
            <w:rFonts w:ascii="David" w:hAnsi="David" w:cs="David"/>
            <w:rPrChange w:id="1089" w:author="עילי פרידמן" w:date="2019-12-08T18:43:00Z">
              <w:rPr>
                <w:rFonts w:ascii="Calibri" w:hAnsi="Calibri" w:cs="Calibri"/>
                <w:highlight w:val="yellow"/>
              </w:rPr>
            </w:rPrChange>
          </w:rPr>
          <w:t xml:space="preserve"> </w:t>
        </w:r>
        <w:r w:rsidRPr="00E42825">
          <w:rPr>
            <w:rFonts w:ascii="David" w:hAnsi="David" w:cs="David"/>
            <w:rtl/>
            <w:rPrChange w:id="1090" w:author="עילי פרידמן" w:date="2019-12-08T18:43:00Z">
              <w:rPr>
                <w:rFonts w:ascii="Calibri" w:hAnsi="Calibri" w:cs="Calibri"/>
                <w:highlight w:val="yellow"/>
                <w:rtl/>
              </w:rPr>
            </w:rPrChange>
          </w:rPr>
          <w:t>לנו</w:t>
        </w:r>
        <w:r w:rsidRPr="00E42825">
          <w:rPr>
            <w:rFonts w:ascii="David" w:hAnsi="David" w:cs="David"/>
            <w:rPrChange w:id="1091" w:author="עילי פרידמן" w:date="2019-12-08T18:43:00Z">
              <w:rPr>
                <w:rFonts w:ascii="Calibri" w:hAnsi="Calibri" w:cs="Calibri"/>
                <w:highlight w:val="yellow"/>
              </w:rPr>
            </w:rPrChange>
          </w:rPr>
          <w:t xml:space="preserve"> </w:t>
        </w:r>
        <w:r w:rsidRPr="00E42825">
          <w:rPr>
            <w:rFonts w:ascii="David" w:hAnsi="David" w:cs="David"/>
            <w:rtl/>
            <w:rPrChange w:id="1092" w:author="עילי פרידמן" w:date="2019-12-08T18:43:00Z">
              <w:rPr>
                <w:rFonts w:ascii="Calibri" w:hAnsi="Calibri" w:cs="Calibri"/>
                <w:highlight w:val="yellow"/>
                <w:rtl/>
              </w:rPr>
            </w:rPrChange>
          </w:rPr>
          <w:t>לבצע</w:t>
        </w:r>
        <w:r w:rsidRPr="00E42825">
          <w:rPr>
            <w:rFonts w:ascii="David" w:hAnsi="David" w:cs="David"/>
            <w:rPrChange w:id="1093" w:author="עילי פרידמן" w:date="2019-12-08T18:43:00Z">
              <w:rPr>
                <w:rFonts w:ascii="Calibri" w:hAnsi="Calibri" w:cs="Calibri"/>
                <w:highlight w:val="yellow"/>
              </w:rPr>
            </w:rPrChange>
          </w:rPr>
          <w:t xml:space="preserve"> </w:t>
        </w:r>
        <w:r w:rsidRPr="00E42825">
          <w:rPr>
            <w:rFonts w:ascii="David" w:hAnsi="David" w:cs="David"/>
            <w:rtl/>
            <w:rPrChange w:id="1094" w:author="עילי פרידמן" w:date="2019-12-08T18:43:00Z">
              <w:rPr>
                <w:rFonts w:ascii="Calibri" w:hAnsi="Calibri" w:cs="Calibri"/>
                <w:highlight w:val="yellow"/>
                <w:rtl/>
              </w:rPr>
            </w:rPrChange>
          </w:rPr>
          <w:t>בקלות</w:t>
        </w:r>
        <w:r w:rsidRPr="00E42825">
          <w:rPr>
            <w:rFonts w:ascii="David" w:hAnsi="David" w:cs="David"/>
            <w:rPrChange w:id="1095" w:author="עילי פרידמן" w:date="2019-12-08T18:43:00Z">
              <w:rPr>
                <w:rFonts w:ascii="Calibri" w:hAnsi="Calibri" w:cs="Calibri"/>
                <w:highlight w:val="yellow"/>
              </w:rPr>
            </w:rPrChange>
          </w:rPr>
          <w:t xml:space="preserve"> </w:t>
        </w:r>
        <w:r w:rsidRPr="00E42825">
          <w:rPr>
            <w:rFonts w:ascii="David" w:hAnsi="David" w:cs="David"/>
            <w:rtl/>
            <w:rPrChange w:id="1096" w:author="עילי פרידמן" w:date="2019-12-08T18:43:00Z">
              <w:rPr>
                <w:rFonts w:ascii="Calibri" w:hAnsi="Calibri" w:cs="Calibri"/>
                <w:highlight w:val="yellow"/>
                <w:rtl/>
              </w:rPr>
            </w:rPrChange>
          </w:rPr>
          <w:t>שינויים</w:t>
        </w:r>
        <w:r w:rsidRPr="00E42825">
          <w:rPr>
            <w:rFonts w:ascii="David" w:hAnsi="David" w:cs="David"/>
            <w:rPrChange w:id="1097" w:author="עילי פרידמן" w:date="2019-12-08T18:43:00Z">
              <w:rPr>
                <w:rFonts w:ascii="Calibri" w:hAnsi="Calibri" w:cs="Calibri"/>
                <w:highlight w:val="yellow"/>
              </w:rPr>
            </w:rPrChange>
          </w:rPr>
          <w:t xml:space="preserve"> </w:t>
        </w:r>
        <w:r w:rsidRPr="00E42825">
          <w:rPr>
            <w:rFonts w:ascii="David" w:hAnsi="David" w:cs="David"/>
            <w:rtl/>
            <w:rPrChange w:id="1098" w:author="עילי פרידמן" w:date="2019-12-08T18:43:00Z">
              <w:rPr>
                <w:rFonts w:ascii="Calibri" w:hAnsi="Calibri" w:cs="Calibri"/>
                <w:highlight w:val="yellow"/>
                <w:rtl/>
              </w:rPr>
            </w:rPrChange>
          </w:rPr>
          <w:t>במבנה</w:t>
        </w:r>
        <w:r w:rsidRPr="00E42825">
          <w:rPr>
            <w:rFonts w:ascii="David" w:hAnsi="David" w:cs="David"/>
            <w:rPrChange w:id="1099" w:author="עילי פרידמן" w:date="2019-12-08T18:43:00Z">
              <w:rPr>
                <w:rFonts w:ascii="Calibri" w:hAnsi="Calibri" w:cs="Calibri"/>
                <w:highlight w:val="yellow"/>
              </w:rPr>
            </w:rPrChange>
          </w:rPr>
          <w:t xml:space="preserve"> </w:t>
        </w:r>
        <w:r w:rsidRPr="00E42825">
          <w:rPr>
            <w:rFonts w:ascii="David" w:hAnsi="David" w:cs="David"/>
            <w:rtl/>
            <w:rPrChange w:id="1100" w:author="עילי פרידמן" w:date="2019-12-08T18:43:00Z">
              <w:rPr>
                <w:rFonts w:ascii="Calibri" w:hAnsi="Calibri" w:cs="Calibri"/>
                <w:highlight w:val="yellow"/>
                <w:rtl/>
              </w:rPr>
            </w:rPrChange>
          </w:rPr>
          <w:t>המפות</w:t>
        </w:r>
        <w:r w:rsidRPr="00E42825">
          <w:rPr>
            <w:rFonts w:ascii="David" w:hAnsi="David" w:cs="David"/>
            <w:rPrChange w:id="1101" w:author="עילי פרידמן" w:date="2019-12-08T18:43:00Z">
              <w:rPr>
                <w:rFonts w:ascii="Calibri" w:hAnsi="Calibri" w:cs="Calibri"/>
                <w:highlight w:val="yellow"/>
              </w:rPr>
            </w:rPrChange>
          </w:rPr>
          <w:t xml:space="preserve"> </w:t>
        </w:r>
        <w:r w:rsidRPr="00E42825">
          <w:rPr>
            <w:rFonts w:ascii="David" w:hAnsi="David" w:cs="David"/>
            <w:rtl/>
            <w:rPrChange w:id="1102" w:author="עילי פרידמן" w:date="2019-12-08T18:43:00Z">
              <w:rPr>
                <w:rFonts w:ascii="Calibri" w:hAnsi="Calibri" w:cs="Calibri"/>
                <w:highlight w:val="yellow"/>
                <w:rtl/>
              </w:rPr>
            </w:rPrChange>
          </w:rPr>
          <w:t>בעתיד</w:t>
        </w:r>
        <w:r w:rsidRPr="00E42825">
          <w:rPr>
            <w:rFonts w:ascii="David" w:hAnsi="David" w:cs="David"/>
            <w:rPrChange w:id="1103" w:author="עילי פרידמן" w:date="2019-12-08T18:43:00Z">
              <w:rPr>
                <w:rFonts w:ascii="Calibri" w:hAnsi="Calibri" w:cs="Calibri"/>
                <w:highlight w:val="yellow"/>
              </w:rPr>
            </w:rPrChange>
          </w:rPr>
          <w:t xml:space="preserve">, </w:t>
        </w:r>
        <w:r w:rsidRPr="00E42825">
          <w:rPr>
            <w:rFonts w:ascii="David" w:hAnsi="David" w:cs="David"/>
            <w:rtl/>
            <w:rPrChange w:id="1104" w:author="עילי פרידמן" w:date="2019-12-08T18:43:00Z">
              <w:rPr>
                <w:rFonts w:ascii="Calibri" w:hAnsi="Calibri" w:cs="Calibri"/>
                <w:highlight w:val="yellow"/>
                <w:rtl/>
              </w:rPr>
            </w:rPrChange>
          </w:rPr>
          <w:t>תמיכה בשאילתות גרפיות, וכמובן תאפשר ניהול הרשאות</w:t>
        </w:r>
        <w:r w:rsidRPr="00E42825">
          <w:rPr>
            <w:rFonts w:ascii="David" w:hAnsi="David" w:cs="David"/>
            <w:rPrChange w:id="1105" w:author="עילי פרידמן" w:date="2019-12-08T18:43:00Z">
              <w:rPr>
                <w:rFonts w:ascii="Calibri" w:hAnsi="Calibri" w:cs="Calibri"/>
                <w:highlight w:val="yellow"/>
              </w:rPr>
            </w:rPrChange>
          </w:rPr>
          <w:t xml:space="preserve">. </w:t>
        </w:r>
        <w:r w:rsidRPr="00E42825">
          <w:rPr>
            <w:rFonts w:ascii="David" w:hAnsi="David" w:cs="David"/>
            <w:rtl/>
            <w:rPrChange w:id="1106" w:author="עילי פרידמן" w:date="2019-12-08T18:43:00Z">
              <w:rPr>
                <w:rFonts w:ascii="Calibri" w:hAnsi="Calibri" w:cs="Calibri"/>
                <w:highlight w:val="yellow"/>
                <w:rtl/>
              </w:rPr>
            </w:rPrChange>
          </w:rPr>
          <w:t>מצד</w:t>
        </w:r>
        <w:r w:rsidRPr="00E42825">
          <w:rPr>
            <w:rFonts w:ascii="David" w:hAnsi="David" w:cs="David"/>
            <w:rPrChange w:id="1107" w:author="עילי פרידמן" w:date="2019-12-08T18:43:00Z">
              <w:rPr>
                <w:rFonts w:ascii="Calibri" w:hAnsi="Calibri" w:cs="Calibri"/>
                <w:highlight w:val="yellow"/>
              </w:rPr>
            </w:rPrChange>
          </w:rPr>
          <w:t xml:space="preserve"> </w:t>
        </w:r>
        <w:r w:rsidRPr="00E42825">
          <w:rPr>
            <w:rFonts w:ascii="David" w:hAnsi="David" w:cs="David"/>
            <w:rtl/>
            <w:rPrChange w:id="1108" w:author="עילי פרידמן" w:date="2019-12-08T18:43:00Z">
              <w:rPr>
                <w:rFonts w:ascii="Calibri" w:hAnsi="Calibri" w:cs="Calibri"/>
                <w:highlight w:val="yellow"/>
                <w:rtl/>
              </w:rPr>
            </w:rPrChange>
          </w:rPr>
          <w:t>שני, החזקת שני בסיסי נתונים תגדיל את מורכבות</w:t>
        </w:r>
        <w:r w:rsidRPr="00E42825">
          <w:rPr>
            <w:rFonts w:ascii="David" w:hAnsi="David" w:cs="David"/>
            <w:rPrChange w:id="1109" w:author="עילי פרידמן" w:date="2019-12-08T18:43:00Z">
              <w:rPr>
                <w:rFonts w:ascii="Calibri" w:hAnsi="Calibri" w:cs="Calibri"/>
                <w:highlight w:val="yellow"/>
              </w:rPr>
            </w:rPrChange>
          </w:rPr>
          <w:t xml:space="preserve"> </w:t>
        </w:r>
        <w:r w:rsidRPr="00E42825">
          <w:rPr>
            <w:rFonts w:ascii="David" w:hAnsi="David" w:cs="David"/>
            <w:rtl/>
            <w:rPrChange w:id="1110" w:author="עילי פרידמן" w:date="2019-12-08T18:43:00Z">
              <w:rPr>
                <w:rFonts w:ascii="Calibri" w:hAnsi="Calibri" w:cs="Calibri"/>
                <w:highlight w:val="yellow"/>
                <w:rtl/>
              </w:rPr>
            </w:rPrChange>
          </w:rPr>
          <w:t>הפרויקט</w:t>
        </w:r>
        <w:r w:rsidRPr="00E42825">
          <w:rPr>
            <w:rFonts w:ascii="David" w:hAnsi="David" w:cs="David"/>
            <w:rPrChange w:id="1111" w:author="עילי פרידמן" w:date="2019-12-08T18:43:00Z">
              <w:rPr>
                <w:rFonts w:ascii="Calibri" w:hAnsi="Calibri" w:cs="Calibri"/>
                <w:highlight w:val="yellow"/>
              </w:rPr>
            </w:rPrChange>
          </w:rPr>
          <w:t xml:space="preserve">, </w:t>
        </w:r>
        <w:r w:rsidRPr="00E42825">
          <w:rPr>
            <w:rFonts w:ascii="David" w:hAnsi="David" w:cs="David"/>
            <w:rtl/>
            <w:rPrChange w:id="1112" w:author="עילי פרידמן" w:date="2019-12-08T18:43:00Z">
              <w:rPr>
                <w:rFonts w:ascii="Calibri" w:hAnsi="Calibri" w:cs="Calibri"/>
                <w:highlight w:val="yellow"/>
                <w:rtl/>
              </w:rPr>
            </w:rPrChange>
          </w:rPr>
          <w:t>וכמובן תהפוך שאילתות הנוגעות גם להרשאות וגם למפות עצמן למורכבות יותר, בשל הצורך לקבל מידע בשני ייצוגים שונים כדי לקבל החלטה</w:t>
        </w:r>
        <w:r w:rsidRPr="00E42825">
          <w:rPr>
            <w:rFonts w:ascii="David" w:hAnsi="David" w:cs="David"/>
            <w:rPrChange w:id="1113" w:author="עילי פרידמן" w:date="2019-12-08T18:43:00Z">
              <w:rPr>
                <w:rFonts w:ascii="Calibri" w:hAnsi="Calibri" w:cs="Calibri"/>
                <w:highlight w:val="yellow"/>
              </w:rPr>
            </w:rPrChange>
          </w:rPr>
          <w:t xml:space="preserve">. </w:t>
        </w:r>
      </w:ins>
    </w:p>
    <w:p w14:paraId="4393815B" w14:textId="77777777" w:rsidR="00E42825" w:rsidRPr="00E42825" w:rsidRDefault="00E42825" w:rsidP="00E42825">
      <w:pPr>
        <w:bidi/>
        <w:ind w:left="1080"/>
        <w:rPr>
          <w:ins w:id="1114" w:author="עילי פרידמן" w:date="2019-12-08T18:43:00Z"/>
          <w:rFonts w:ascii="David" w:hAnsi="David" w:cs="David"/>
          <w:rPrChange w:id="1115" w:author="עילי פרידמן" w:date="2019-12-08T18:43:00Z">
            <w:rPr>
              <w:ins w:id="1116" w:author="עילי פרידמן" w:date="2019-12-08T18:43:00Z"/>
              <w:rFonts w:ascii="Calibri" w:hAnsi="Calibri" w:cs="Calibri"/>
              <w:highlight w:val="yellow"/>
            </w:rPr>
          </w:rPrChange>
        </w:rPr>
      </w:pPr>
      <w:ins w:id="1117" w:author="עילי פרידמן" w:date="2019-12-08T18:43:00Z">
        <w:r w:rsidRPr="00E42825">
          <w:rPr>
            <w:rFonts w:ascii="David" w:hAnsi="David" w:cs="David"/>
            <w:rtl/>
            <w:rPrChange w:id="1118" w:author="עילי פרידמן" w:date="2019-12-08T18:43:00Z">
              <w:rPr>
                <w:rFonts w:ascii="Calibri" w:hAnsi="Calibri" w:cs="Calibri"/>
                <w:highlight w:val="yellow"/>
                <w:rtl/>
              </w:rPr>
            </w:rPrChange>
          </w:rPr>
          <w:t>האפשרות השנייה היא</w:t>
        </w:r>
        <w:r w:rsidRPr="00E42825">
          <w:rPr>
            <w:rFonts w:ascii="David" w:hAnsi="David" w:cs="David"/>
            <w:rPrChange w:id="1119" w:author="עילי פרידמן" w:date="2019-12-08T18:43:00Z">
              <w:rPr>
                <w:rFonts w:ascii="Calibri" w:hAnsi="Calibri" w:cs="Calibri"/>
                <w:highlight w:val="yellow"/>
              </w:rPr>
            </w:rPrChange>
          </w:rPr>
          <w:t xml:space="preserve"> </w:t>
        </w:r>
        <w:r w:rsidRPr="00E42825">
          <w:rPr>
            <w:rFonts w:ascii="David" w:hAnsi="David" w:cs="David"/>
            <w:rtl/>
            <w:rPrChange w:id="1120" w:author="עילי פרידמן" w:date="2019-12-08T18:43:00Z">
              <w:rPr>
                <w:rFonts w:ascii="Calibri" w:hAnsi="Calibri" w:cs="Calibri"/>
                <w:highlight w:val="yellow"/>
                <w:rtl/>
              </w:rPr>
            </w:rPrChange>
          </w:rPr>
          <w:t>לנהל בסיס נתונים אחד בלבד, אשר ינהל את שני חלקי המערכת</w:t>
        </w:r>
        <w:r w:rsidRPr="00E42825">
          <w:rPr>
            <w:rFonts w:ascii="David" w:hAnsi="David" w:cs="David"/>
            <w:rPrChange w:id="1121" w:author="עילי פרידמן" w:date="2019-12-08T18:43:00Z">
              <w:rPr>
                <w:rFonts w:ascii="Calibri" w:hAnsi="Calibri" w:cs="Calibri"/>
                <w:highlight w:val="yellow"/>
              </w:rPr>
            </w:rPrChange>
          </w:rPr>
          <w:t xml:space="preserve">. </w:t>
        </w:r>
        <w:r w:rsidRPr="00E42825">
          <w:rPr>
            <w:rFonts w:ascii="David" w:hAnsi="David" w:cs="David"/>
            <w:rtl/>
            <w:rPrChange w:id="1122" w:author="עילי פרידמן" w:date="2019-12-08T18:43:00Z">
              <w:rPr>
                <w:rFonts w:ascii="Calibri" w:hAnsi="Calibri" w:cs="Calibri"/>
                <w:highlight w:val="yellow"/>
                <w:rtl/>
              </w:rPr>
            </w:rPrChange>
          </w:rPr>
          <w:t>יתרונות הארכיטקטורה הם פשטות המערכת הומוגניות של המידע. החיסרון</w:t>
        </w:r>
        <w:r w:rsidRPr="00E42825">
          <w:rPr>
            <w:rFonts w:ascii="David" w:hAnsi="David" w:cs="David"/>
            <w:rPrChange w:id="1123" w:author="עילי פרידמן" w:date="2019-12-08T18:43:00Z">
              <w:rPr>
                <w:rFonts w:ascii="Calibri" w:hAnsi="Calibri" w:cs="Calibri"/>
                <w:highlight w:val="yellow"/>
              </w:rPr>
            </w:rPrChange>
          </w:rPr>
          <w:t xml:space="preserve"> </w:t>
        </w:r>
        <w:r w:rsidRPr="00E42825">
          <w:rPr>
            <w:rFonts w:ascii="David" w:hAnsi="David" w:cs="David"/>
            <w:rtl/>
            <w:rPrChange w:id="1124" w:author="עילי פרידמן" w:date="2019-12-08T18:43:00Z">
              <w:rPr>
                <w:rFonts w:ascii="Calibri" w:hAnsi="Calibri" w:cs="Calibri"/>
                <w:highlight w:val="yellow"/>
                <w:rtl/>
              </w:rPr>
            </w:rPrChange>
          </w:rPr>
          <w:t>של</w:t>
        </w:r>
        <w:r w:rsidRPr="00E42825">
          <w:rPr>
            <w:rFonts w:ascii="David" w:hAnsi="David" w:cs="David"/>
            <w:rPrChange w:id="1125" w:author="עילי פרידמן" w:date="2019-12-08T18:43:00Z">
              <w:rPr>
                <w:rFonts w:ascii="Calibri" w:hAnsi="Calibri" w:cs="Calibri"/>
                <w:highlight w:val="yellow"/>
              </w:rPr>
            </w:rPrChange>
          </w:rPr>
          <w:t xml:space="preserve"> </w:t>
        </w:r>
        <w:r w:rsidRPr="00E42825">
          <w:rPr>
            <w:rFonts w:ascii="David" w:hAnsi="David" w:cs="David"/>
            <w:rtl/>
            <w:rPrChange w:id="1126" w:author="עילי פרידמן" w:date="2019-12-08T18:43:00Z">
              <w:rPr>
                <w:rFonts w:ascii="Calibri" w:hAnsi="Calibri" w:cs="Calibri"/>
                <w:highlight w:val="yellow"/>
                <w:rtl/>
              </w:rPr>
            </w:rPrChange>
          </w:rPr>
          <w:t>פתרון</w:t>
        </w:r>
        <w:r w:rsidRPr="00E42825">
          <w:rPr>
            <w:rFonts w:ascii="David" w:hAnsi="David" w:cs="David"/>
            <w:rPrChange w:id="1127" w:author="עילי פרידמן" w:date="2019-12-08T18:43:00Z">
              <w:rPr>
                <w:rFonts w:ascii="Calibri" w:hAnsi="Calibri" w:cs="Calibri"/>
                <w:highlight w:val="yellow"/>
              </w:rPr>
            </w:rPrChange>
          </w:rPr>
          <w:t xml:space="preserve"> </w:t>
        </w:r>
        <w:r w:rsidRPr="00E42825">
          <w:rPr>
            <w:rFonts w:ascii="David" w:hAnsi="David" w:cs="David"/>
            <w:rtl/>
            <w:rPrChange w:id="1128" w:author="עילי פרידמן" w:date="2019-12-08T18:43:00Z">
              <w:rPr>
                <w:rFonts w:ascii="Calibri" w:hAnsi="Calibri" w:cs="Calibri"/>
                <w:highlight w:val="yellow"/>
                <w:rtl/>
              </w:rPr>
            </w:rPrChange>
          </w:rPr>
          <w:t>כזה</w:t>
        </w:r>
        <w:r w:rsidRPr="00E42825">
          <w:rPr>
            <w:rFonts w:ascii="David" w:hAnsi="David" w:cs="David"/>
            <w:rPrChange w:id="1129" w:author="עילי פרידמן" w:date="2019-12-08T18:43:00Z">
              <w:rPr>
                <w:rFonts w:ascii="Calibri" w:hAnsi="Calibri" w:cs="Calibri"/>
                <w:highlight w:val="yellow"/>
              </w:rPr>
            </w:rPrChange>
          </w:rPr>
          <w:t xml:space="preserve"> </w:t>
        </w:r>
        <w:r w:rsidRPr="00E42825">
          <w:rPr>
            <w:rFonts w:ascii="David" w:hAnsi="David" w:cs="David"/>
            <w:rtl/>
            <w:rPrChange w:id="1130" w:author="עילי פרידמן" w:date="2019-12-08T18:43:00Z">
              <w:rPr>
                <w:rFonts w:ascii="Calibri" w:hAnsi="Calibri" w:cs="Calibri"/>
                <w:highlight w:val="yellow"/>
                <w:rtl/>
              </w:rPr>
            </w:rPrChange>
          </w:rPr>
          <w:t>הוא</w:t>
        </w:r>
        <w:r w:rsidRPr="00E42825">
          <w:rPr>
            <w:rFonts w:ascii="David" w:hAnsi="David" w:cs="David"/>
            <w:rPrChange w:id="1131" w:author="עילי פרידמן" w:date="2019-12-08T18:43:00Z">
              <w:rPr>
                <w:rFonts w:ascii="Calibri" w:hAnsi="Calibri" w:cs="Calibri"/>
                <w:highlight w:val="yellow"/>
              </w:rPr>
            </w:rPrChange>
          </w:rPr>
          <w:t xml:space="preserve"> </w:t>
        </w:r>
        <w:r w:rsidRPr="00E42825">
          <w:rPr>
            <w:rFonts w:ascii="David" w:hAnsi="David" w:cs="David"/>
            <w:rtl/>
            <w:rPrChange w:id="1132" w:author="עילי פרידמן" w:date="2019-12-08T18:43:00Z">
              <w:rPr>
                <w:rFonts w:ascii="Calibri" w:hAnsi="Calibri" w:cs="Calibri"/>
                <w:highlight w:val="yellow"/>
                <w:rtl/>
              </w:rPr>
            </w:rPrChange>
          </w:rPr>
          <w:t>שלפחות</w:t>
        </w:r>
        <w:r w:rsidRPr="00E42825">
          <w:rPr>
            <w:rFonts w:ascii="David" w:hAnsi="David" w:cs="David"/>
            <w:rPrChange w:id="1133" w:author="עילי פרידמן" w:date="2019-12-08T18:43:00Z">
              <w:rPr>
                <w:rFonts w:ascii="Calibri" w:hAnsi="Calibri" w:cs="Calibri"/>
                <w:highlight w:val="yellow"/>
              </w:rPr>
            </w:rPrChange>
          </w:rPr>
          <w:t xml:space="preserve"> </w:t>
        </w:r>
        <w:r w:rsidRPr="00E42825">
          <w:rPr>
            <w:rFonts w:ascii="David" w:hAnsi="David" w:cs="David"/>
            <w:rtl/>
            <w:rPrChange w:id="1134" w:author="עילי פרידמן" w:date="2019-12-08T18:43:00Z">
              <w:rPr>
                <w:rFonts w:ascii="Calibri" w:hAnsi="Calibri" w:cs="Calibri"/>
                <w:highlight w:val="yellow"/>
                <w:rtl/>
              </w:rPr>
            </w:rPrChange>
          </w:rPr>
          <w:t>אחד</w:t>
        </w:r>
        <w:r w:rsidRPr="00E42825">
          <w:rPr>
            <w:rFonts w:ascii="David" w:hAnsi="David" w:cs="David"/>
            <w:rPrChange w:id="1135" w:author="עילי פרידמן" w:date="2019-12-08T18:43:00Z">
              <w:rPr>
                <w:rFonts w:ascii="Calibri" w:hAnsi="Calibri" w:cs="Calibri"/>
                <w:highlight w:val="yellow"/>
              </w:rPr>
            </w:rPrChange>
          </w:rPr>
          <w:t xml:space="preserve"> (</w:t>
        </w:r>
        <w:r w:rsidRPr="00E42825">
          <w:rPr>
            <w:rFonts w:ascii="David" w:hAnsi="David" w:cs="David"/>
            <w:rtl/>
            <w:rPrChange w:id="1136" w:author="עילי פרידמן" w:date="2019-12-08T18:43:00Z">
              <w:rPr>
                <w:rFonts w:ascii="Calibri" w:hAnsi="Calibri" w:cs="Calibri"/>
                <w:highlight w:val="yellow"/>
                <w:rtl/>
              </w:rPr>
            </w:rPrChange>
          </w:rPr>
          <w:t>או</w:t>
        </w:r>
        <w:r w:rsidRPr="00E42825">
          <w:rPr>
            <w:rFonts w:ascii="David" w:hAnsi="David" w:cs="David"/>
            <w:rPrChange w:id="1137" w:author="עילי פרידמן" w:date="2019-12-08T18:43:00Z">
              <w:rPr>
                <w:rFonts w:ascii="Calibri" w:hAnsi="Calibri" w:cs="Calibri"/>
                <w:highlight w:val="yellow"/>
              </w:rPr>
            </w:rPrChange>
          </w:rPr>
          <w:t xml:space="preserve"> </w:t>
        </w:r>
        <w:r w:rsidRPr="00E42825">
          <w:rPr>
            <w:rFonts w:ascii="David" w:hAnsi="David" w:cs="David"/>
            <w:rtl/>
            <w:rPrChange w:id="1138" w:author="עילי פרידמן" w:date="2019-12-08T18:43:00Z">
              <w:rPr>
                <w:rFonts w:ascii="Calibri" w:hAnsi="Calibri" w:cs="Calibri"/>
                <w:highlight w:val="yellow"/>
                <w:rtl/>
              </w:rPr>
            </w:rPrChange>
          </w:rPr>
          <w:t>שני</w:t>
        </w:r>
        <w:r w:rsidRPr="00E42825">
          <w:rPr>
            <w:rFonts w:ascii="David" w:hAnsi="David" w:cs="David"/>
            <w:rPrChange w:id="1139" w:author="עילי פרידמן" w:date="2019-12-08T18:43:00Z">
              <w:rPr>
                <w:rFonts w:ascii="Calibri" w:hAnsi="Calibri" w:cs="Calibri"/>
                <w:highlight w:val="yellow"/>
              </w:rPr>
            </w:rPrChange>
          </w:rPr>
          <w:t xml:space="preserve">) </w:t>
        </w:r>
        <w:r w:rsidRPr="00E42825">
          <w:rPr>
            <w:rFonts w:ascii="David" w:hAnsi="David" w:cs="David"/>
            <w:rtl/>
            <w:rPrChange w:id="1140" w:author="עילי פרידמן" w:date="2019-12-08T18:43:00Z">
              <w:rPr>
                <w:rFonts w:ascii="Calibri" w:hAnsi="Calibri" w:cs="Calibri"/>
                <w:highlight w:val="yellow"/>
                <w:rtl/>
              </w:rPr>
            </w:rPrChange>
          </w:rPr>
          <w:t>החלקים ייוצג באופן שאינו מיטבי</w:t>
        </w:r>
        <w:r w:rsidRPr="00E42825">
          <w:rPr>
            <w:rFonts w:ascii="David" w:hAnsi="David" w:cs="David"/>
            <w:rPrChange w:id="1141" w:author="עילי פרידמן" w:date="2019-12-08T18:43:00Z">
              <w:rPr>
                <w:rFonts w:ascii="Calibri" w:hAnsi="Calibri" w:cs="Calibri"/>
                <w:highlight w:val="yellow"/>
              </w:rPr>
            </w:rPrChange>
          </w:rPr>
          <w:t>.</w:t>
        </w:r>
      </w:ins>
    </w:p>
    <w:p w14:paraId="0CD661D8" w14:textId="77777777" w:rsidR="00E42825" w:rsidRPr="00E42825" w:rsidRDefault="00E42825" w:rsidP="00E42825">
      <w:pPr>
        <w:bidi/>
        <w:ind w:left="1080"/>
        <w:rPr>
          <w:ins w:id="1142" w:author="עילי פרידמן" w:date="2019-12-08T18:43:00Z"/>
          <w:rFonts w:ascii="David" w:hAnsi="David" w:cs="David"/>
          <w:highlight w:val="yellow"/>
          <w:rPrChange w:id="1143" w:author="עילי פרידמן" w:date="2019-12-08T18:43:00Z">
            <w:rPr>
              <w:ins w:id="1144" w:author="עילי פרידמן" w:date="2019-12-08T18:43:00Z"/>
              <w:rFonts w:ascii="Calibri" w:hAnsi="Calibri" w:cs="Calibri"/>
              <w:highlight w:val="yellow"/>
            </w:rPr>
          </w:rPrChange>
        </w:rPr>
      </w:pPr>
      <w:ins w:id="1145" w:author="עילי פרידמן" w:date="2019-12-08T18:43:00Z">
        <w:r w:rsidRPr="00E42825">
          <w:rPr>
            <w:rFonts w:ascii="David" w:hAnsi="David" w:cs="David"/>
            <w:rtl/>
            <w:rPrChange w:id="1146" w:author="עילי פרידמן" w:date="2019-12-08T18:43:00Z">
              <w:rPr>
                <w:rFonts w:ascii="Calibri" w:hAnsi="Calibri" w:cs="Calibri"/>
                <w:highlight w:val="yellow"/>
                <w:rtl/>
              </w:rPr>
            </w:rPrChange>
          </w:rPr>
          <w:t>עבור</w:t>
        </w:r>
        <w:r w:rsidRPr="00E42825">
          <w:rPr>
            <w:rFonts w:ascii="David" w:hAnsi="David" w:cs="David"/>
            <w:rPrChange w:id="1147" w:author="עילי פרידמן" w:date="2019-12-08T18:43:00Z">
              <w:rPr>
                <w:rFonts w:ascii="Calibri" w:hAnsi="Calibri" w:cs="Calibri"/>
                <w:highlight w:val="yellow"/>
              </w:rPr>
            </w:rPrChange>
          </w:rPr>
          <w:t xml:space="preserve"> </w:t>
        </w:r>
        <w:r w:rsidRPr="00E42825">
          <w:rPr>
            <w:rFonts w:ascii="David" w:hAnsi="David" w:cs="David"/>
            <w:rtl/>
            <w:rPrChange w:id="1148" w:author="עילי פרידמן" w:date="2019-12-08T18:43:00Z">
              <w:rPr>
                <w:rFonts w:ascii="Calibri" w:hAnsi="Calibri" w:cs="Calibri"/>
                <w:highlight w:val="yellow"/>
                <w:rtl/>
              </w:rPr>
            </w:rPrChange>
          </w:rPr>
          <w:t>ארכיטקטורה זו, נבחר בבסיס נתונים של מסמכים, אשר</w:t>
        </w:r>
        <w:r w:rsidRPr="00E42825">
          <w:rPr>
            <w:rFonts w:ascii="David" w:hAnsi="David" w:cs="David"/>
            <w:rPrChange w:id="1149" w:author="עילי פרידמן" w:date="2019-12-08T18:43:00Z">
              <w:rPr>
                <w:rFonts w:ascii="Calibri" w:hAnsi="Calibri" w:cs="Calibri"/>
                <w:highlight w:val="yellow"/>
              </w:rPr>
            </w:rPrChange>
          </w:rPr>
          <w:t xml:space="preserve"> </w:t>
        </w:r>
        <w:r w:rsidRPr="00E42825">
          <w:rPr>
            <w:rFonts w:ascii="David" w:hAnsi="David" w:cs="David"/>
            <w:rtl/>
            <w:rPrChange w:id="1150" w:author="עילי פרידמן" w:date="2019-12-08T18:43:00Z">
              <w:rPr>
                <w:rFonts w:ascii="Calibri" w:hAnsi="Calibri" w:cs="Calibri"/>
                <w:highlight w:val="yellow"/>
                <w:rtl/>
              </w:rPr>
            </w:rPrChange>
          </w:rPr>
          <w:t>מהווה</w:t>
        </w:r>
        <w:r w:rsidRPr="00E42825">
          <w:rPr>
            <w:rFonts w:ascii="David" w:hAnsi="David" w:cs="David"/>
            <w:rPrChange w:id="1151" w:author="עילי פרידמן" w:date="2019-12-08T18:43:00Z">
              <w:rPr>
                <w:rFonts w:ascii="Calibri" w:hAnsi="Calibri" w:cs="Calibri"/>
                <w:highlight w:val="yellow"/>
              </w:rPr>
            </w:rPrChange>
          </w:rPr>
          <w:t xml:space="preserve"> </w:t>
        </w:r>
        <w:r w:rsidRPr="00E42825">
          <w:rPr>
            <w:rFonts w:ascii="David" w:hAnsi="David" w:cs="David"/>
            <w:rtl/>
            <w:rPrChange w:id="1152" w:author="עילי פרידמן" w:date="2019-12-08T18:43:00Z">
              <w:rPr>
                <w:rFonts w:ascii="Calibri" w:hAnsi="Calibri" w:cs="Calibri"/>
                <w:highlight w:val="yellow"/>
                <w:rtl/>
              </w:rPr>
            </w:rPrChange>
          </w:rPr>
          <w:t>פשרה</w:t>
        </w:r>
        <w:r w:rsidRPr="00E42825">
          <w:rPr>
            <w:rFonts w:ascii="David" w:hAnsi="David" w:cs="David"/>
            <w:rPrChange w:id="1153" w:author="עילי פרידמן" w:date="2019-12-08T18:43:00Z">
              <w:rPr>
                <w:rFonts w:ascii="Calibri" w:hAnsi="Calibri" w:cs="Calibri"/>
                <w:highlight w:val="yellow"/>
              </w:rPr>
            </w:rPrChange>
          </w:rPr>
          <w:t xml:space="preserve"> </w:t>
        </w:r>
        <w:r w:rsidRPr="00E42825">
          <w:rPr>
            <w:rFonts w:ascii="David" w:hAnsi="David" w:cs="David"/>
            <w:rtl/>
            <w:rPrChange w:id="1154" w:author="עילי פרידמן" w:date="2019-12-08T18:43:00Z">
              <w:rPr>
                <w:rFonts w:ascii="Calibri" w:hAnsi="Calibri" w:cs="Calibri"/>
                <w:highlight w:val="yellow"/>
                <w:rtl/>
              </w:rPr>
            </w:rPrChange>
          </w:rPr>
          <w:t>סבירה</w:t>
        </w:r>
        <w:r w:rsidRPr="00E42825">
          <w:rPr>
            <w:rFonts w:ascii="David" w:hAnsi="David" w:cs="David"/>
            <w:rPrChange w:id="1155" w:author="עילי פרידמן" w:date="2019-12-08T18:43:00Z">
              <w:rPr>
                <w:rFonts w:ascii="Calibri" w:hAnsi="Calibri" w:cs="Calibri"/>
                <w:highlight w:val="yellow"/>
              </w:rPr>
            </w:rPrChange>
          </w:rPr>
          <w:t xml:space="preserve"> </w:t>
        </w:r>
        <w:r w:rsidRPr="00E42825">
          <w:rPr>
            <w:rFonts w:ascii="David" w:hAnsi="David" w:cs="David"/>
            <w:rtl/>
            <w:rPrChange w:id="1156" w:author="עילי פרידמן" w:date="2019-12-08T18:43:00Z">
              <w:rPr>
                <w:rFonts w:ascii="Calibri" w:hAnsi="Calibri" w:cs="Calibri"/>
                <w:highlight w:val="yellow"/>
                <w:rtl/>
              </w:rPr>
            </w:rPrChange>
          </w:rPr>
          <w:t>עבור</w:t>
        </w:r>
        <w:r w:rsidRPr="00E42825">
          <w:rPr>
            <w:rFonts w:ascii="David" w:hAnsi="David" w:cs="David"/>
            <w:rPrChange w:id="1157" w:author="עילי פרידמן" w:date="2019-12-08T18:43:00Z">
              <w:rPr>
                <w:rFonts w:ascii="Calibri" w:hAnsi="Calibri" w:cs="Calibri"/>
                <w:highlight w:val="yellow"/>
              </w:rPr>
            </w:rPrChange>
          </w:rPr>
          <w:t xml:space="preserve"> </w:t>
        </w:r>
        <w:r w:rsidRPr="00E42825">
          <w:rPr>
            <w:rFonts w:ascii="David" w:hAnsi="David" w:cs="David"/>
            <w:rtl/>
            <w:rPrChange w:id="1158" w:author="עילי פרידמן" w:date="2019-12-08T18:43:00Z">
              <w:rPr>
                <w:rFonts w:ascii="Calibri" w:hAnsi="Calibri" w:cs="Calibri"/>
                <w:highlight w:val="yellow"/>
                <w:rtl/>
              </w:rPr>
            </w:rPrChange>
          </w:rPr>
          <w:t>שני</w:t>
        </w:r>
        <w:r w:rsidRPr="00E42825">
          <w:rPr>
            <w:rFonts w:ascii="David" w:hAnsi="David" w:cs="David"/>
            <w:rPrChange w:id="1159" w:author="עילי פרידמן" w:date="2019-12-08T18:43:00Z">
              <w:rPr>
                <w:rFonts w:ascii="Calibri" w:hAnsi="Calibri" w:cs="Calibri"/>
                <w:highlight w:val="yellow"/>
              </w:rPr>
            </w:rPrChange>
          </w:rPr>
          <w:t xml:space="preserve"> </w:t>
        </w:r>
        <w:r w:rsidRPr="00E42825">
          <w:rPr>
            <w:rFonts w:ascii="David" w:hAnsi="David" w:cs="David"/>
            <w:rtl/>
            <w:rPrChange w:id="1160" w:author="עילי פרידמן" w:date="2019-12-08T18:43:00Z">
              <w:rPr>
                <w:rFonts w:ascii="Calibri" w:hAnsi="Calibri" w:cs="Calibri"/>
                <w:highlight w:val="yellow"/>
                <w:rtl/>
              </w:rPr>
            </w:rPrChange>
          </w:rPr>
          <w:t>חלקי</w:t>
        </w:r>
        <w:r w:rsidRPr="00E42825">
          <w:rPr>
            <w:rFonts w:ascii="David" w:hAnsi="David" w:cs="David"/>
            <w:rPrChange w:id="1161" w:author="עילי פרידמן" w:date="2019-12-08T18:43:00Z">
              <w:rPr>
                <w:rFonts w:ascii="Calibri" w:hAnsi="Calibri" w:cs="Calibri"/>
                <w:highlight w:val="yellow"/>
              </w:rPr>
            </w:rPrChange>
          </w:rPr>
          <w:t xml:space="preserve"> </w:t>
        </w:r>
        <w:r w:rsidRPr="00E42825">
          <w:rPr>
            <w:rFonts w:ascii="David" w:hAnsi="David" w:cs="David"/>
            <w:rtl/>
            <w:rPrChange w:id="1162" w:author="עילי פרידמן" w:date="2019-12-08T18:43:00Z">
              <w:rPr>
                <w:rFonts w:ascii="Calibri" w:hAnsi="Calibri" w:cs="Calibri"/>
                <w:highlight w:val="yellow"/>
                <w:rtl/>
              </w:rPr>
            </w:rPrChange>
          </w:rPr>
          <w:t>המערכת</w:t>
        </w:r>
        <w:r w:rsidRPr="00E42825">
          <w:rPr>
            <w:rFonts w:ascii="David" w:hAnsi="David" w:cs="David"/>
            <w:rPrChange w:id="1163" w:author="עילי פרידמן" w:date="2019-12-08T18:43:00Z">
              <w:rPr>
                <w:rFonts w:ascii="Calibri" w:hAnsi="Calibri" w:cs="Calibri"/>
                <w:highlight w:val="yellow"/>
              </w:rPr>
            </w:rPrChange>
          </w:rPr>
          <w:t xml:space="preserve">. </w:t>
        </w:r>
      </w:ins>
    </w:p>
    <w:p w14:paraId="3A10C226" w14:textId="13980545" w:rsidR="001768C8" w:rsidDel="00E42825" w:rsidRDefault="001768C8" w:rsidP="001768C8">
      <w:pPr>
        <w:pStyle w:val="ListParagraph"/>
        <w:numPr>
          <w:ilvl w:val="0"/>
          <w:numId w:val="10"/>
        </w:numPr>
        <w:bidi/>
        <w:rPr>
          <w:ins w:id="1164" w:author="אורן  ציפורה שור" w:date="2019-12-04T18:19:00Z"/>
          <w:del w:id="1165" w:author="עילי פרידמן" w:date="2019-12-08T18:43:00Z"/>
          <w:rFonts w:ascii="Calibri" w:hAnsi="Calibri" w:cs="Calibri"/>
          <w:highlight w:val="yellow"/>
        </w:rPr>
      </w:pPr>
      <w:ins w:id="1166" w:author="אורן  ציפורה שור" w:date="2019-12-04T18:19:00Z">
        <w:del w:id="1167" w:author="עילי פרידמן" w:date="2019-12-08T18:43:00Z">
          <w:r w:rsidRPr="002675C9" w:rsidDel="00E42825">
            <w:rPr>
              <w:rFonts w:ascii="Calibri" w:hAnsi="Calibri" w:cs="Calibri"/>
              <w:highlight w:val="yellow"/>
            </w:rPr>
            <w:delText>DBs</w:delText>
          </w:r>
          <w:r w:rsidRPr="002675C9" w:rsidDel="00E42825">
            <w:rPr>
              <w:rFonts w:ascii="Calibri" w:hAnsi="Calibri" w:cs="Calibri" w:hint="cs"/>
              <w:highlight w:val="yellow"/>
              <w:rtl/>
            </w:rPr>
            <w:delText xml:space="preserve">: </w:delText>
          </w:r>
        </w:del>
      </w:ins>
    </w:p>
    <w:p w14:paraId="2FF4F1A4" w14:textId="7AB9FCD0" w:rsidR="001768C8" w:rsidDel="00E42825" w:rsidRDefault="001768C8" w:rsidP="001768C8">
      <w:pPr>
        <w:pStyle w:val="ListParagraph"/>
        <w:bidi/>
        <w:ind w:left="1080"/>
        <w:rPr>
          <w:ins w:id="1168" w:author="אורן  ציפורה שור" w:date="2019-12-04T18:19:00Z"/>
          <w:del w:id="1169" w:author="עילי פרידמן" w:date="2019-12-08T18:43:00Z"/>
          <w:rFonts w:ascii="Calibri" w:hAnsi="Calibri" w:cs="Calibri"/>
          <w:highlight w:val="yellow"/>
          <w:rtl/>
        </w:rPr>
      </w:pPr>
      <w:ins w:id="1170" w:author="אורן  ציפורה שור" w:date="2019-12-04T18:19:00Z">
        <w:del w:id="1171" w:author="עילי פרידמן" w:date="2019-12-08T18:43:00Z">
          <w:r w:rsidDel="00E42825">
            <w:rPr>
              <w:rFonts w:ascii="Calibri" w:hAnsi="Calibri" w:cs="Calibri" w:hint="cs"/>
              <w:highlight w:val="yellow"/>
              <w:rtl/>
            </w:rPr>
            <w:delText>נתייחס תחילה לשלוש דרכים עקרוניות לניהול המידע בבסיס הנתונים.</w:delText>
          </w:r>
        </w:del>
      </w:ins>
    </w:p>
    <w:p w14:paraId="62E6DF24" w14:textId="396B17C7" w:rsidR="001768C8" w:rsidDel="00E42825" w:rsidRDefault="001768C8" w:rsidP="001768C8">
      <w:pPr>
        <w:pStyle w:val="ListParagraph"/>
        <w:numPr>
          <w:ilvl w:val="0"/>
          <w:numId w:val="12"/>
        </w:numPr>
        <w:bidi/>
        <w:rPr>
          <w:ins w:id="1172" w:author="אורן  ציפורה שור" w:date="2019-12-04T18:19:00Z"/>
          <w:del w:id="1173" w:author="עילי פרידמן" w:date="2019-12-08T18:43:00Z"/>
          <w:rFonts w:ascii="Calibri" w:hAnsi="Calibri" w:cs="Calibri"/>
          <w:highlight w:val="yellow"/>
        </w:rPr>
      </w:pPr>
      <w:ins w:id="1174" w:author="אורן  ציפורה שור" w:date="2019-12-04T18:19:00Z">
        <w:del w:id="1175" w:author="עילי פרידמן" w:date="2019-12-08T18:43:00Z">
          <w:r w:rsidDel="00E42825">
            <w:rPr>
              <w:rFonts w:ascii="Calibri" w:hAnsi="Calibri" w:cs="Calibri" w:hint="cs"/>
              <w:highlight w:val="yellow"/>
              <w:rtl/>
            </w:rPr>
            <w:delText>בסיס נתונים רלציוני: זהו בסיס הנתונים שנמצא בשימוש הנרחב ביותר נכון להיום. ביסוד בסיס הנתונים מוגדרות טבלאות (רלציות) בעלות מבנה מוגדר, אשר בהן מסודר המידע. בכל רלציה מוגדר מפתח (שדה אחד או יותר) אשר מזהה באופן חד-ערכי רשומה בטבלה.</w:delText>
          </w:r>
        </w:del>
      </w:ins>
    </w:p>
    <w:p w14:paraId="4E0B5B9E" w14:textId="62979563" w:rsidR="001768C8" w:rsidDel="00E42825" w:rsidRDefault="001768C8" w:rsidP="001768C8">
      <w:pPr>
        <w:pStyle w:val="ListParagraph"/>
        <w:numPr>
          <w:ilvl w:val="0"/>
          <w:numId w:val="12"/>
        </w:numPr>
        <w:bidi/>
        <w:rPr>
          <w:ins w:id="1176" w:author="אורן  ציפורה שור" w:date="2019-12-04T18:19:00Z"/>
          <w:del w:id="1177" w:author="עילי פרידמן" w:date="2019-12-08T18:43:00Z"/>
          <w:rFonts w:ascii="Calibri" w:hAnsi="Calibri" w:cs="Calibri"/>
          <w:highlight w:val="yellow"/>
        </w:rPr>
      </w:pPr>
      <w:ins w:id="1178" w:author="אורן  ציפורה שור" w:date="2019-12-04T18:19:00Z">
        <w:del w:id="1179" w:author="עילי פרידמן" w:date="2019-12-08T18:43:00Z">
          <w:r w:rsidDel="00E42825">
            <w:rPr>
              <w:rFonts w:ascii="Calibri" w:hAnsi="Calibri" w:cs="Calibri" w:hint="cs"/>
              <w:highlight w:val="yellow"/>
              <w:rtl/>
            </w:rPr>
            <w:delText xml:space="preserve">בסיס נתונים גרפי: בסיס נתונים גרפי מתאים מאוד במקרים בהם המידע שנשמר והיחסים שבין פרטי המידע, מיוצגים בקלות באמצעות גרף (לדוגמה </w:delText>
          </w:r>
          <w:r w:rsidDel="00E42825">
            <w:rPr>
              <w:rFonts w:ascii="Calibri" w:hAnsi="Calibri" w:cs="Calibri"/>
              <w:highlight w:val="yellow"/>
              <w:rtl/>
            </w:rPr>
            <w:delText>–</w:delText>
          </w:r>
          <w:r w:rsidDel="00E42825">
            <w:rPr>
              <w:rFonts w:ascii="Calibri" w:hAnsi="Calibri" w:cs="Calibri" w:hint="cs"/>
              <w:highlight w:val="yellow"/>
              <w:rtl/>
            </w:rPr>
            <w:delText xml:space="preserve"> רשתות חברתיות, תשתית כבישים ועוד). </w:delText>
          </w:r>
        </w:del>
      </w:ins>
    </w:p>
    <w:p w14:paraId="24C699B0" w14:textId="7F2A388B" w:rsidR="001768C8" w:rsidDel="00E42825" w:rsidRDefault="001768C8" w:rsidP="001768C8">
      <w:pPr>
        <w:pStyle w:val="ListParagraph"/>
        <w:numPr>
          <w:ilvl w:val="0"/>
          <w:numId w:val="12"/>
        </w:numPr>
        <w:bidi/>
        <w:rPr>
          <w:ins w:id="1180" w:author="אורן  ציפורה שור" w:date="2019-12-04T18:19:00Z"/>
          <w:del w:id="1181" w:author="עילי פרידמן" w:date="2019-12-08T18:43:00Z"/>
          <w:rFonts w:ascii="Calibri" w:hAnsi="Calibri" w:cs="Calibri"/>
          <w:highlight w:val="yellow"/>
        </w:rPr>
      </w:pPr>
      <w:ins w:id="1182" w:author="אורן  ציפורה שור" w:date="2019-12-04T18:19:00Z">
        <w:del w:id="1183" w:author="עילי פרידמן" w:date="2019-12-08T18:43:00Z">
          <w:r w:rsidDel="00E42825">
            <w:rPr>
              <w:rFonts w:ascii="Calibri" w:hAnsi="Calibri" w:cs="Calibri" w:hint="cs"/>
              <w:highlight w:val="yellow"/>
              <w:rtl/>
            </w:rPr>
            <w:delText xml:space="preserve">בסיס נתונים מבוסס מסמכים: בבסיס נתונים זה נשמרים מסמכים בעלי שדות, ובשדות אלו נשמר המידע. עבור כל מסמך ישנו </w:delText>
          </w:r>
          <w:r w:rsidDel="00E42825">
            <w:rPr>
              <w:rFonts w:ascii="Calibri" w:hAnsi="Calibri" w:cs="Calibri"/>
              <w:highlight w:val="yellow"/>
            </w:rPr>
            <w:delText>ID</w:delText>
          </w:r>
          <w:r w:rsidDel="00E42825">
            <w:rPr>
              <w:rFonts w:ascii="Calibri" w:hAnsi="Calibri" w:cs="Calibri" w:hint="cs"/>
              <w:highlight w:val="yellow"/>
              <w:rtl/>
            </w:rPr>
            <w:delText xml:space="preserve"> אשר מזהה אותו באופן חד ערכי. ישנו סינטקס אשר מאפשר הרצת שאילתות כדוגמת "החזר את כל המסמכים שיש להם שדה </w:delText>
          </w:r>
          <w:r w:rsidDel="00E42825">
            <w:rPr>
              <w:rFonts w:ascii="Calibri" w:hAnsi="Calibri" w:cs="Calibri"/>
              <w:highlight w:val="yellow"/>
            </w:rPr>
            <w:delText>number</w:delText>
          </w:r>
          <w:r w:rsidDel="00E42825">
            <w:rPr>
              <w:rFonts w:ascii="Calibri" w:hAnsi="Calibri" w:cs="Calibri" w:hint="cs"/>
              <w:highlight w:val="yellow"/>
              <w:rtl/>
            </w:rPr>
            <w:delText xml:space="preserve"> וערכו הוא 2".</w:delText>
          </w:r>
        </w:del>
      </w:ins>
    </w:p>
    <w:p w14:paraId="7202ADE1" w14:textId="11C83AA3" w:rsidR="001768C8" w:rsidDel="00E42825" w:rsidRDefault="001768C8" w:rsidP="001768C8">
      <w:pPr>
        <w:pStyle w:val="ListParagraph"/>
        <w:bidi/>
        <w:ind w:left="1440"/>
        <w:rPr>
          <w:ins w:id="1184" w:author="אורן  ציפורה שור" w:date="2019-12-04T18:19:00Z"/>
          <w:del w:id="1185" w:author="עילי פרידמן" w:date="2019-12-08T18:43:00Z"/>
          <w:rFonts w:ascii="Calibri" w:hAnsi="Calibri" w:cs="Calibri"/>
          <w:highlight w:val="yellow"/>
          <w:rtl/>
        </w:rPr>
      </w:pPr>
    </w:p>
    <w:tbl>
      <w:tblPr>
        <w:tblStyle w:val="TableGrid"/>
        <w:bidiVisual/>
        <w:tblW w:w="0" w:type="auto"/>
        <w:tblInd w:w="1440" w:type="dxa"/>
        <w:tblLook w:val="04A0" w:firstRow="1" w:lastRow="0" w:firstColumn="1" w:lastColumn="0" w:noHBand="0" w:noVBand="1"/>
      </w:tblPr>
      <w:tblGrid>
        <w:gridCol w:w="2220"/>
        <w:gridCol w:w="2384"/>
        <w:gridCol w:w="2306"/>
        <w:gridCol w:w="2440"/>
      </w:tblGrid>
      <w:tr w:rsidR="001768C8" w:rsidDel="00E42825" w14:paraId="564A6545" w14:textId="386F8C52" w:rsidTr="003E0F6D">
        <w:trPr>
          <w:ins w:id="1186" w:author="אורן  ציפורה שור" w:date="2019-12-04T18:19:00Z"/>
          <w:del w:id="1187" w:author="עילי פרידמן" w:date="2019-12-08T18:43:00Z"/>
        </w:trPr>
        <w:tc>
          <w:tcPr>
            <w:tcW w:w="2220" w:type="dxa"/>
          </w:tcPr>
          <w:p w14:paraId="6BD592BD" w14:textId="497E48B8" w:rsidR="001768C8" w:rsidDel="00E42825" w:rsidRDefault="001768C8" w:rsidP="003E0F6D">
            <w:pPr>
              <w:pStyle w:val="ListParagraph"/>
              <w:bidi/>
              <w:ind w:left="0"/>
              <w:rPr>
                <w:ins w:id="1188" w:author="אורן  ציפורה שור" w:date="2019-12-04T18:19:00Z"/>
                <w:del w:id="1189" w:author="עילי פרידמן" w:date="2019-12-08T18:43:00Z"/>
                <w:rFonts w:ascii="Calibri" w:hAnsi="Calibri" w:cs="Calibri"/>
                <w:highlight w:val="yellow"/>
                <w:rtl/>
              </w:rPr>
            </w:pPr>
          </w:p>
        </w:tc>
        <w:tc>
          <w:tcPr>
            <w:tcW w:w="2384" w:type="dxa"/>
          </w:tcPr>
          <w:p w14:paraId="7B6B3C31" w14:textId="2143A2B4" w:rsidR="001768C8" w:rsidDel="00E42825" w:rsidRDefault="001768C8" w:rsidP="003E0F6D">
            <w:pPr>
              <w:pStyle w:val="ListParagraph"/>
              <w:bidi/>
              <w:ind w:left="0"/>
              <w:rPr>
                <w:ins w:id="1190" w:author="אורן  ציפורה שור" w:date="2019-12-04T18:19:00Z"/>
                <w:del w:id="1191" w:author="עילי פרידמן" w:date="2019-12-08T18:43:00Z"/>
                <w:rFonts w:ascii="Calibri" w:hAnsi="Calibri" w:cs="Calibri"/>
                <w:highlight w:val="yellow"/>
                <w:rtl/>
              </w:rPr>
            </w:pPr>
            <w:ins w:id="1192" w:author="אורן  ציפורה שור" w:date="2019-12-04T18:19:00Z">
              <w:del w:id="1193" w:author="עילי פרידמן" w:date="2019-12-08T18:43:00Z">
                <w:r w:rsidDel="00E42825">
                  <w:rPr>
                    <w:rFonts w:ascii="Calibri" w:hAnsi="Calibri" w:cs="Calibri" w:hint="cs"/>
                    <w:highlight w:val="yellow"/>
                    <w:rtl/>
                  </w:rPr>
                  <w:delText>רלציוני</w:delText>
                </w:r>
              </w:del>
            </w:ins>
          </w:p>
        </w:tc>
        <w:tc>
          <w:tcPr>
            <w:tcW w:w="2306" w:type="dxa"/>
          </w:tcPr>
          <w:p w14:paraId="5BF1146B" w14:textId="4A183EB0" w:rsidR="001768C8" w:rsidDel="00E42825" w:rsidRDefault="001768C8" w:rsidP="003E0F6D">
            <w:pPr>
              <w:pStyle w:val="ListParagraph"/>
              <w:bidi/>
              <w:ind w:left="0"/>
              <w:rPr>
                <w:ins w:id="1194" w:author="אורן  ציפורה שור" w:date="2019-12-04T18:19:00Z"/>
                <w:del w:id="1195" w:author="עילי פרידמן" w:date="2019-12-08T18:43:00Z"/>
                <w:rFonts w:ascii="Calibri" w:hAnsi="Calibri" w:cs="Calibri"/>
                <w:highlight w:val="yellow"/>
                <w:rtl/>
              </w:rPr>
            </w:pPr>
            <w:ins w:id="1196" w:author="אורן  ציפורה שור" w:date="2019-12-04T18:19:00Z">
              <w:del w:id="1197" w:author="עילי פרידמן" w:date="2019-12-08T18:43:00Z">
                <w:r w:rsidDel="00E42825">
                  <w:rPr>
                    <w:rFonts w:ascii="Calibri" w:hAnsi="Calibri" w:cs="Calibri" w:hint="cs"/>
                    <w:highlight w:val="yellow"/>
                    <w:rtl/>
                  </w:rPr>
                  <w:delText>גרפי</w:delText>
                </w:r>
              </w:del>
            </w:ins>
          </w:p>
        </w:tc>
        <w:tc>
          <w:tcPr>
            <w:tcW w:w="2440" w:type="dxa"/>
          </w:tcPr>
          <w:p w14:paraId="4AA92702" w14:textId="1E1F78F2" w:rsidR="001768C8" w:rsidDel="00E42825" w:rsidRDefault="001768C8" w:rsidP="003E0F6D">
            <w:pPr>
              <w:pStyle w:val="ListParagraph"/>
              <w:bidi/>
              <w:ind w:left="0"/>
              <w:rPr>
                <w:ins w:id="1198" w:author="אורן  ציפורה שור" w:date="2019-12-04T18:19:00Z"/>
                <w:del w:id="1199" w:author="עילי פרידמן" w:date="2019-12-08T18:43:00Z"/>
                <w:rFonts w:ascii="Calibri" w:hAnsi="Calibri" w:cs="Calibri"/>
                <w:highlight w:val="yellow"/>
                <w:rtl/>
              </w:rPr>
            </w:pPr>
            <w:ins w:id="1200" w:author="אורן  ציפורה שור" w:date="2019-12-04T18:19:00Z">
              <w:del w:id="1201" w:author="עילי פרידמן" w:date="2019-12-08T18:43:00Z">
                <w:r w:rsidDel="00E42825">
                  <w:rPr>
                    <w:rFonts w:ascii="Calibri" w:hAnsi="Calibri" w:cs="Calibri" w:hint="cs"/>
                    <w:highlight w:val="yellow"/>
                    <w:rtl/>
                  </w:rPr>
                  <w:delText>מסמכים</w:delText>
                </w:r>
              </w:del>
            </w:ins>
          </w:p>
        </w:tc>
      </w:tr>
      <w:tr w:rsidR="001768C8" w:rsidDel="00E42825" w14:paraId="76AF9094" w14:textId="50744B6A" w:rsidTr="003E0F6D">
        <w:trPr>
          <w:ins w:id="1202" w:author="אורן  ציפורה שור" w:date="2019-12-04T18:19:00Z"/>
          <w:del w:id="1203" w:author="עילי פרידמן" w:date="2019-12-08T18:43:00Z"/>
        </w:trPr>
        <w:tc>
          <w:tcPr>
            <w:tcW w:w="2220" w:type="dxa"/>
          </w:tcPr>
          <w:p w14:paraId="7F1BF755" w14:textId="489E00DF" w:rsidR="001768C8" w:rsidDel="00E42825" w:rsidRDefault="001768C8" w:rsidP="003E0F6D">
            <w:pPr>
              <w:pStyle w:val="ListParagraph"/>
              <w:bidi/>
              <w:ind w:left="0"/>
              <w:rPr>
                <w:ins w:id="1204" w:author="אורן  ציפורה שור" w:date="2019-12-04T18:19:00Z"/>
                <w:del w:id="1205" w:author="עילי פרידמן" w:date="2019-12-08T18:43:00Z"/>
                <w:rFonts w:ascii="Calibri" w:hAnsi="Calibri" w:cs="Calibri"/>
                <w:highlight w:val="yellow"/>
                <w:rtl/>
              </w:rPr>
            </w:pPr>
            <w:ins w:id="1206" w:author="אורן  ציפורה שור" w:date="2019-12-04T18:19:00Z">
              <w:del w:id="1207" w:author="עילי פרידמן" w:date="2019-12-08T18:43:00Z">
                <w:r w:rsidDel="00E42825">
                  <w:rPr>
                    <w:rFonts w:ascii="Calibri" w:hAnsi="Calibri" w:cs="Calibri" w:hint="cs"/>
                    <w:highlight w:val="yellow"/>
                    <w:rtl/>
                  </w:rPr>
                  <w:delText>מבנה מוגדר עבור כל פיסת מידע</w:delText>
                </w:r>
              </w:del>
            </w:ins>
          </w:p>
        </w:tc>
        <w:tc>
          <w:tcPr>
            <w:tcW w:w="2384" w:type="dxa"/>
          </w:tcPr>
          <w:p w14:paraId="6EEC6DF7" w14:textId="04D71D37" w:rsidR="001768C8" w:rsidDel="00E42825" w:rsidRDefault="001768C8" w:rsidP="003E0F6D">
            <w:pPr>
              <w:pStyle w:val="ListParagraph"/>
              <w:bidi/>
              <w:ind w:left="0"/>
              <w:rPr>
                <w:ins w:id="1208" w:author="אורן  ציפורה שור" w:date="2019-12-04T18:19:00Z"/>
                <w:del w:id="1209" w:author="עילי פרידמן" w:date="2019-12-08T18:43:00Z"/>
                <w:rFonts w:ascii="Calibri" w:hAnsi="Calibri" w:cs="Calibri"/>
                <w:highlight w:val="yellow"/>
                <w:rtl/>
              </w:rPr>
            </w:pPr>
            <w:ins w:id="1210" w:author="אורן  ציפורה שור" w:date="2019-12-04T18:19:00Z">
              <w:del w:id="1211" w:author="עילי פרידמן" w:date="2019-12-08T18:43:00Z">
                <w:r w:rsidDel="00E42825">
                  <w:rPr>
                    <w:rFonts w:ascii="Calibri" w:hAnsi="Calibri" w:cs="Calibri" w:hint="cs"/>
                    <w:highlight w:val="yellow"/>
                    <w:rtl/>
                  </w:rPr>
                  <w:delText>כן. מוגדר בעבור כל רלציה</w:delText>
                </w:r>
              </w:del>
            </w:ins>
          </w:p>
        </w:tc>
        <w:tc>
          <w:tcPr>
            <w:tcW w:w="2306" w:type="dxa"/>
          </w:tcPr>
          <w:p w14:paraId="7F4380C2" w14:textId="4BE0426B" w:rsidR="001768C8" w:rsidDel="00E42825" w:rsidRDefault="001768C8" w:rsidP="003E0F6D">
            <w:pPr>
              <w:pStyle w:val="ListParagraph"/>
              <w:bidi/>
              <w:ind w:left="0"/>
              <w:rPr>
                <w:ins w:id="1212" w:author="אורן  ציפורה שור" w:date="2019-12-04T18:19:00Z"/>
                <w:del w:id="1213" w:author="עילי פרידמן" w:date="2019-12-08T18:43:00Z"/>
                <w:rFonts w:ascii="Calibri" w:hAnsi="Calibri" w:cs="Calibri"/>
                <w:highlight w:val="yellow"/>
                <w:rtl/>
              </w:rPr>
            </w:pPr>
            <w:ins w:id="1214" w:author="אורן  ציפורה שור" w:date="2019-12-04T18:19:00Z">
              <w:del w:id="1215" w:author="עילי פרידמן" w:date="2019-12-08T18:43:00Z">
                <w:r w:rsidDel="00E42825">
                  <w:rPr>
                    <w:rFonts w:ascii="Calibri" w:hAnsi="Calibri" w:cs="Calibri" w:hint="cs"/>
                    <w:highlight w:val="yellow"/>
                    <w:rtl/>
                  </w:rPr>
                  <w:delText>לא. מוגדר על הקשר בין כל קודקוד וקודקוד.</w:delText>
                </w:r>
              </w:del>
            </w:ins>
          </w:p>
        </w:tc>
        <w:tc>
          <w:tcPr>
            <w:tcW w:w="2440" w:type="dxa"/>
          </w:tcPr>
          <w:p w14:paraId="5BAF7F32" w14:textId="4114A7C0" w:rsidR="001768C8" w:rsidDel="00E42825" w:rsidRDefault="001768C8" w:rsidP="003E0F6D">
            <w:pPr>
              <w:pStyle w:val="ListParagraph"/>
              <w:bidi/>
              <w:ind w:left="0"/>
              <w:rPr>
                <w:ins w:id="1216" w:author="אורן  ציפורה שור" w:date="2019-12-04T18:19:00Z"/>
                <w:del w:id="1217" w:author="עילי פרידמן" w:date="2019-12-08T18:43:00Z"/>
                <w:rFonts w:ascii="Calibri" w:hAnsi="Calibri" w:cs="Calibri"/>
                <w:highlight w:val="yellow"/>
                <w:rtl/>
              </w:rPr>
            </w:pPr>
            <w:ins w:id="1218" w:author="אורן  ציפורה שור" w:date="2019-12-04T18:19:00Z">
              <w:del w:id="1219" w:author="עילי פרידמן" w:date="2019-12-08T18:43:00Z">
                <w:r w:rsidDel="00E42825">
                  <w:rPr>
                    <w:rFonts w:ascii="Calibri" w:hAnsi="Calibri" w:cs="Calibri" w:hint="cs"/>
                    <w:highlight w:val="yellow"/>
                    <w:rtl/>
                  </w:rPr>
                  <w:delText>לא. לכל מסמך עשוי להיות מבנה משלו.</w:delText>
                </w:r>
              </w:del>
            </w:ins>
          </w:p>
        </w:tc>
      </w:tr>
      <w:tr w:rsidR="001768C8" w:rsidDel="00E42825" w14:paraId="717D3621" w14:textId="658A491B" w:rsidTr="003E0F6D">
        <w:trPr>
          <w:ins w:id="1220" w:author="אורן  ציפורה שור" w:date="2019-12-04T18:19:00Z"/>
          <w:del w:id="1221" w:author="עילי פרידמן" w:date="2019-12-08T18:43:00Z"/>
        </w:trPr>
        <w:tc>
          <w:tcPr>
            <w:tcW w:w="2220" w:type="dxa"/>
          </w:tcPr>
          <w:p w14:paraId="484A81CA" w14:textId="75751AC7" w:rsidR="001768C8" w:rsidDel="00E42825" w:rsidRDefault="001768C8" w:rsidP="003E0F6D">
            <w:pPr>
              <w:pStyle w:val="ListParagraph"/>
              <w:bidi/>
              <w:ind w:left="0"/>
              <w:rPr>
                <w:ins w:id="1222" w:author="אורן  ציפורה שור" w:date="2019-12-04T18:19:00Z"/>
                <w:del w:id="1223" w:author="עילי פרידמן" w:date="2019-12-08T18:43:00Z"/>
                <w:rFonts w:ascii="Calibri" w:hAnsi="Calibri" w:cs="Calibri"/>
                <w:highlight w:val="yellow"/>
                <w:rtl/>
              </w:rPr>
            </w:pPr>
            <w:ins w:id="1224" w:author="אורן  ציפורה שור" w:date="2019-12-04T18:19:00Z">
              <w:del w:id="1225" w:author="עילי פרידמן" w:date="2019-12-08T18:43:00Z">
                <w:r w:rsidDel="00E42825">
                  <w:rPr>
                    <w:rFonts w:ascii="Calibri" w:hAnsi="Calibri" w:cs="Calibri" w:hint="cs"/>
                    <w:highlight w:val="yellow"/>
                    <w:rtl/>
                  </w:rPr>
                  <w:delText xml:space="preserve">עבודה מול שפות </w:delText>
                </w:r>
                <w:r w:rsidDel="00E42825">
                  <w:rPr>
                    <w:rFonts w:ascii="Calibri" w:hAnsi="Calibri" w:cs="Calibri"/>
                    <w:highlight w:val="yellow"/>
                  </w:rPr>
                  <w:delText>OOP</w:delText>
                </w:r>
              </w:del>
            </w:ins>
          </w:p>
        </w:tc>
        <w:tc>
          <w:tcPr>
            <w:tcW w:w="2384" w:type="dxa"/>
          </w:tcPr>
          <w:p w14:paraId="6D61FE51" w14:textId="65D2C6EB" w:rsidR="001768C8" w:rsidDel="00E42825" w:rsidRDefault="001768C8" w:rsidP="003E0F6D">
            <w:pPr>
              <w:pStyle w:val="ListParagraph"/>
              <w:bidi/>
              <w:ind w:left="0"/>
              <w:rPr>
                <w:ins w:id="1226" w:author="אורן  ציפורה שור" w:date="2019-12-04T18:19:00Z"/>
                <w:del w:id="1227" w:author="עילי פרידמן" w:date="2019-12-08T18:43:00Z"/>
                <w:rFonts w:ascii="Calibri" w:hAnsi="Calibri" w:cs="Calibri"/>
                <w:highlight w:val="yellow"/>
                <w:rtl/>
              </w:rPr>
            </w:pPr>
            <w:ins w:id="1228" w:author="אורן  ציפורה שור" w:date="2019-12-04T18:19:00Z">
              <w:del w:id="1229" w:author="עילי פרידמן" w:date="2019-12-08T18:43:00Z">
                <w:r w:rsidDel="00E42825">
                  <w:rPr>
                    <w:rFonts w:ascii="Calibri" w:hAnsi="Calibri" w:cs="Calibri" w:hint="cs"/>
                    <w:highlight w:val="yellow"/>
                    <w:rtl/>
                  </w:rPr>
                  <w:delText>דורש התאמה, שכן המידע של כל אובייקט פרוש על פני מספר טבלאות.</w:delText>
                </w:r>
              </w:del>
            </w:ins>
          </w:p>
        </w:tc>
        <w:tc>
          <w:tcPr>
            <w:tcW w:w="2306" w:type="dxa"/>
          </w:tcPr>
          <w:p w14:paraId="636664C2" w14:textId="77D8FED7" w:rsidR="001768C8" w:rsidDel="00E42825" w:rsidRDefault="001768C8" w:rsidP="003E0F6D">
            <w:pPr>
              <w:pStyle w:val="ListParagraph"/>
              <w:bidi/>
              <w:ind w:left="0"/>
              <w:rPr>
                <w:ins w:id="1230" w:author="אורן  ציפורה שור" w:date="2019-12-04T18:19:00Z"/>
                <w:del w:id="1231" w:author="עילי פרידמן" w:date="2019-12-08T18:43:00Z"/>
                <w:rFonts w:ascii="Calibri" w:hAnsi="Calibri" w:cs="Calibri"/>
                <w:highlight w:val="yellow"/>
                <w:rtl/>
              </w:rPr>
            </w:pPr>
            <w:ins w:id="1232" w:author="אורן  ציפורה שור" w:date="2019-12-04T18:19:00Z">
              <w:del w:id="1233" w:author="עילי פרידמן" w:date="2019-12-08T18:43:00Z">
                <w:r w:rsidDel="00E42825">
                  <w:rPr>
                    <w:rFonts w:ascii="Calibri" w:hAnsi="Calibri" w:cs="Calibri" w:hint="cs"/>
                    <w:highlight w:val="yellow"/>
                    <w:rtl/>
                  </w:rPr>
                  <w:delText xml:space="preserve"> כל </w:delText>
                </w:r>
                <w:r w:rsidDel="00E42825">
                  <w:rPr>
                    <w:rFonts w:ascii="Calibri" w:hAnsi="Calibri" w:cs="Calibri"/>
                    <w:highlight w:val="yellow"/>
                  </w:rPr>
                  <w:delText>Node</w:delText>
                </w:r>
                <w:r w:rsidDel="00E42825">
                  <w:rPr>
                    <w:rFonts w:ascii="Calibri" w:hAnsi="Calibri" w:cs="Calibri" w:hint="cs"/>
                    <w:highlight w:val="yellow"/>
                    <w:rtl/>
                  </w:rPr>
                  <w:delText xml:space="preserve"> ניתן להציג כאובייקט </w:delText>
                </w:r>
                <w:r w:rsidDel="00E42825">
                  <w:rPr>
                    <w:rFonts w:ascii="Calibri" w:hAnsi="Calibri" w:cs="Calibri"/>
                    <w:highlight w:val="yellow"/>
                  </w:rPr>
                  <w:delText>OOP</w:delText>
                </w:r>
                <w:r w:rsidDel="00E42825">
                  <w:rPr>
                    <w:rFonts w:ascii="Calibri" w:hAnsi="Calibri" w:cs="Calibri" w:hint="cs"/>
                    <w:highlight w:val="yellow"/>
                    <w:rtl/>
                  </w:rPr>
                  <w:delText>, אך לא כל אובייקט ניתן להציג כגרף. ההתאמה תלויה בעולם התוכן.</w:delText>
                </w:r>
              </w:del>
            </w:ins>
          </w:p>
        </w:tc>
        <w:tc>
          <w:tcPr>
            <w:tcW w:w="2440" w:type="dxa"/>
          </w:tcPr>
          <w:p w14:paraId="6A343FB7" w14:textId="4C9E0749" w:rsidR="001768C8" w:rsidDel="00E42825" w:rsidRDefault="001768C8" w:rsidP="003E0F6D">
            <w:pPr>
              <w:pStyle w:val="ListParagraph"/>
              <w:bidi/>
              <w:ind w:left="0"/>
              <w:rPr>
                <w:ins w:id="1234" w:author="אורן  ציפורה שור" w:date="2019-12-04T18:19:00Z"/>
                <w:del w:id="1235" w:author="עילי פרידמן" w:date="2019-12-08T18:43:00Z"/>
                <w:rFonts w:ascii="Calibri" w:hAnsi="Calibri" w:cs="Calibri"/>
                <w:highlight w:val="yellow"/>
                <w:rtl/>
              </w:rPr>
            </w:pPr>
            <w:ins w:id="1236" w:author="אורן  ציפורה שור" w:date="2019-12-04T18:19:00Z">
              <w:del w:id="1237" w:author="עילי פרידמן" w:date="2019-12-08T18:43:00Z">
                <w:r w:rsidDel="00E42825">
                  <w:rPr>
                    <w:rFonts w:ascii="Calibri" w:hAnsi="Calibri" w:cs="Calibri" w:hint="cs"/>
                    <w:highlight w:val="yellow"/>
                    <w:rtl/>
                  </w:rPr>
                  <w:delText xml:space="preserve">המעבר משפת תכנות </w:delText>
                </w:r>
                <w:r w:rsidDel="00E42825">
                  <w:rPr>
                    <w:rFonts w:ascii="Calibri" w:hAnsi="Calibri" w:cs="Calibri"/>
                    <w:highlight w:val="yellow"/>
                  </w:rPr>
                  <w:delText>OOP</w:delText>
                </w:r>
                <w:r w:rsidDel="00E42825">
                  <w:rPr>
                    <w:rFonts w:ascii="Calibri" w:hAnsi="Calibri" w:cs="Calibri" w:hint="cs"/>
                    <w:highlight w:val="yellow"/>
                    <w:rtl/>
                  </w:rPr>
                  <w:delText xml:space="preserve"> הינו טריוויאלי.</w:delText>
                </w:r>
              </w:del>
            </w:ins>
          </w:p>
        </w:tc>
      </w:tr>
      <w:tr w:rsidR="001768C8" w:rsidDel="00E42825" w14:paraId="0E33B8F6" w14:textId="1504645E" w:rsidTr="003E0F6D">
        <w:trPr>
          <w:ins w:id="1238" w:author="אורן  ציפורה שור" w:date="2019-12-04T18:19:00Z"/>
          <w:del w:id="1239" w:author="עילי פרידמן" w:date="2019-12-08T18:43:00Z"/>
        </w:trPr>
        <w:tc>
          <w:tcPr>
            <w:tcW w:w="2220" w:type="dxa"/>
          </w:tcPr>
          <w:p w14:paraId="6B928A58" w14:textId="05238134" w:rsidR="001768C8" w:rsidDel="00E42825" w:rsidRDefault="001768C8" w:rsidP="003E0F6D">
            <w:pPr>
              <w:pStyle w:val="ListParagraph"/>
              <w:bidi/>
              <w:ind w:left="0"/>
              <w:rPr>
                <w:ins w:id="1240" w:author="אורן  ציפורה שור" w:date="2019-12-04T18:19:00Z"/>
                <w:del w:id="1241" w:author="עילי פרידמן" w:date="2019-12-08T18:43:00Z"/>
                <w:rFonts w:ascii="Calibri" w:hAnsi="Calibri" w:cs="Calibri"/>
                <w:highlight w:val="yellow"/>
                <w:rtl/>
              </w:rPr>
            </w:pPr>
          </w:p>
        </w:tc>
        <w:tc>
          <w:tcPr>
            <w:tcW w:w="2384" w:type="dxa"/>
          </w:tcPr>
          <w:p w14:paraId="6FD243A2" w14:textId="3E206D0D" w:rsidR="001768C8" w:rsidDel="00E42825" w:rsidRDefault="001768C8" w:rsidP="003E0F6D">
            <w:pPr>
              <w:pStyle w:val="ListParagraph"/>
              <w:bidi/>
              <w:ind w:left="0"/>
              <w:rPr>
                <w:ins w:id="1242" w:author="אורן  ציפורה שור" w:date="2019-12-04T18:19:00Z"/>
                <w:del w:id="1243" w:author="עילי פרידמן" w:date="2019-12-08T18:43:00Z"/>
                <w:rFonts w:ascii="Calibri" w:hAnsi="Calibri" w:cs="Calibri"/>
                <w:highlight w:val="yellow"/>
                <w:rtl/>
              </w:rPr>
            </w:pPr>
          </w:p>
        </w:tc>
        <w:tc>
          <w:tcPr>
            <w:tcW w:w="2306" w:type="dxa"/>
          </w:tcPr>
          <w:p w14:paraId="70798CD1" w14:textId="7D04584C" w:rsidR="001768C8" w:rsidDel="00E42825" w:rsidRDefault="001768C8" w:rsidP="003E0F6D">
            <w:pPr>
              <w:pStyle w:val="ListParagraph"/>
              <w:bidi/>
              <w:ind w:left="0"/>
              <w:rPr>
                <w:ins w:id="1244" w:author="אורן  ציפורה שור" w:date="2019-12-04T18:19:00Z"/>
                <w:del w:id="1245" w:author="עילי פרידמן" w:date="2019-12-08T18:43:00Z"/>
                <w:rFonts w:ascii="Calibri" w:hAnsi="Calibri" w:cs="Calibri"/>
                <w:highlight w:val="yellow"/>
                <w:rtl/>
              </w:rPr>
            </w:pPr>
          </w:p>
        </w:tc>
        <w:tc>
          <w:tcPr>
            <w:tcW w:w="2440" w:type="dxa"/>
          </w:tcPr>
          <w:p w14:paraId="021C2E95" w14:textId="2ABC4DE0" w:rsidR="001768C8" w:rsidDel="00E42825" w:rsidRDefault="001768C8" w:rsidP="003E0F6D">
            <w:pPr>
              <w:pStyle w:val="ListParagraph"/>
              <w:bidi/>
              <w:ind w:left="0"/>
              <w:rPr>
                <w:ins w:id="1246" w:author="אורן  ציפורה שור" w:date="2019-12-04T18:19:00Z"/>
                <w:del w:id="1247" w:author="עילי פרידמן" w:date="2019-12-08T18:43:00Z"/>
                <w:rFonts w:ascii="Calibri" w:hAnsi="Calibri" w:cs="Calibri"/>
                <w:highlight w:val="yellow"/>
                <w:rtl/>
              </w:rPr>
            </w:pPr>
          </w:p>
        </w:tc>
      </w:tr>
    </w:tbl>
    <w:p w14:paraId="714B7D00" w14:textId="648B2364" w:rsidR="001768C8" w:rsidDel="00E42825" w:rsidRDefault="001768C8" w:rsidP="001768C8">
      <w:pPr>
        <w:pStyle w:val="ListParagraph"/>
        <w:bidi/>
        <w:ind w:left="1440"/>
        <w:rPr>
          <w:ins w:id="1248" w:author="אורן  ציפורה שור" w:date="2019-12-04T18:19:00Z"/>
          <w:del w:id="1249" w:author="עילי פרידמן" w:date="2019-12-08T18:43:00Z"/>
          <w:rFonts w:ascii="Calibri" w:hAnsi="Calibri" w:cs="Calibri"/>
          <w:highlight w:val="yellow"/>
          <w:rtl/>
        </w:rPr>
      </w:pPr>
    </w:p>
    <w:p w14:paraId="78074C5A" w14:textId="0B34FE9D" w:rsidR="001768C8" w:rsidRPr="002675C9" w:rsidDel="00E42825" w:rsidRDefault="001768C8" w:rsidP="001768C8">
      <w:pPr>
        <w:pStyle w:val="ListParagraph"/>
        <w:numPr>
          <w:ilvl w:val="0"/>
          <w:numId w:val="10"/>
        </w:numPr>
        <w:bidi/>
        <w:rPr>
          <w:ins w:id="1250" w:author="אורן  ציפורה שור" w:date="2019-12-04T18:19:00Z"/>
          <w:del w:id="1251" w:author="עילי פרידמן" w:date="2019-12-08T18:43:00Z"/>
          <w:rFonts w:ascii="Calibri" w:hAnsi="Calibri" w:cs="Calibri"/>
          <w:highlight w:val="yellow"/>
        </w:rPr>
      </w:pPr>
      <w:ins w:id="1252" w:author="אורן  ציפורה שור" w:date="2019-12-04T18:19:00Z">
        <w:del w:id="1253" w:author="עילי פרידמן" w:date="2019-12-08T18:43:00Z">
          <w:r w:rsidRPr="002675C9" w:rsidDel="00E42825">
            <w:rPr>
              <w:rFonts w:ascii="Calibri" w:hAnsi="Calibri" w:cs="Times New Roman" w:hint="cs"/>
              <w:highlight w:val="yellow"/>
              <w:rtl/>
            </w:rPr>
            <w:delText xml:space="preserve">בנינו שני מבנים אפשריים לבסיס הנתונים ובימים אלו העברנו את המבנים והדרישות לדוקטורנטית במחלקה שחוקרת התאמות של </w:delText>
          </w:r>
          <w:r w:rsidRPr="002675C9" w:rsidDel="00E42825">
            <w:rPr>
              <w:rFonts w:ascii="Calibri" w:hAnsi="Calibri" w:cs="Calibri" w:hint="cs"/>
              <w:highlight w:val="yellow"/>
            </w:rPr>
            <w:delText>DB</w:delText>
          </w:r>
          <w:r w:rsidRPr="002675C9" w:rsidDel="00E42825">
            <w:rPr>
              <w:rFonts w:ascii="Calibri" w:hAnsi="Calibri" w:cs="Times New Roman" w:hint="cs"/>
              <w:highlight w:val="yellow"/>
              <w:rtl/>
            </w:rPr>
            <w:delText xml:space="preserve"> לדרישות הטכניות של פרויקטים</w:delText>
          </w:r>
          <w:r w:rsidRPr="002675C9" w:rsidDel="00E42825">
            <w:rPr>
              <w:rFonts w:ascii="Calibri" w:hAnsi="Calibri" w:cs="Calibri" w:hint="cs"/>
              <w:highlight w:val="yellow"/>
              <w:rtl/>
            </w:rPr>
            <w:delText xml:space="preserve">. </w:delText>
          </w:r>
          <w:r w:rsidRPr="002675C9" w:rsidDel="00E42825">
            <w:rPr>
              <w:rFonts w:ascii="Calibri" w:hAnsi="Calibri" w:cs="Times New Roman" w:hint="cs"/>
              <w:highlight w:val="yellow"/>
              <w:rtl/>
            </w:rPr>
            <w:delText>מחכים לתשובה</w:delText>
          </w:r>
          <w:r w:rsidRPr="002675C9" w:rsidDel="00E42825">
            <w:rPr>
              <w:rFonts w:ascii="Calibri" w:hAnsi="Calibri" w:cs="Calibri" w:hint="cs"/>
              <w:highlight w:val="yellow"/>
              <w:rtl/>
            </w:rPr>
            <w:delText>.</w:delText>
          </w:r>
        </w:del>
      </w:ins>
    </w:p>
    <w:p w14:paraId="4B091381" w14:textId="0B188490" w:rsidR="001768C8" w:rsidRPr="002675C9" w:rsidDel="00E42825" w:rsidRDefault="001768C8" w:rsidP="001768C8">
      <w:pPr>
        <w:bidi/>
        <w:ind w:left="720"/>
        <w:rPr>
          <w:ins w:id="1254" w:author="אורן  ציפורה שור" w:date="2019-12-04T18:19:00Z"/>
          <w:del w:id="1255" w:author="עילי פרידמן" w:date="2019-12-08T18:43:00Z"/>
          <w:rFonts w:ascii="Calibri" w:hAnsi="Calibri" w:cs="Calibri"/>
          <w:highlight w:val="yellow"/>
        </w:rPr>
      </w:pPr>
    </w:p>
    <w:p w14:paraId="363E0A9D" w14:textId="5E0A3815" w:rsidR="001768C8" w:rsidRPr="002675C9" w:rsidDel="00E42825" w:rsidRDefault="001768C8" w:rsidP="001768C8">
      <w:pPr>
        <w:bidi/>
        <w:ind w:left="1080"/>
        <w:rPr>
          <w:ins w:id="1256" w:author="אורן  ציפורה שור" w:date="2019-12-04T18:19:00Z"/>
          <w:del w:id="1257" w:author="עילי פרידמן" w:date="2019-12-08T18:43:00Z"/>
          <w:rFonts w:ascii="Calibri" w:hAnsi="Calibri" w:cs="Calibri"/>
          <w:highlight w:val="yellow"/>
          <w:rtl/>
        </w:rPr>
      </w:pPr>
      <w:ins w:id="1258" w:author="אורן  ציפורה שור" w:date="2019-12-04T18:19:00Z">
        <w:del w:id="1259" w:author="עילי פרידמן" w:date="2019-12-08T18:43:00Z">
          <w:r w:rsidRPr="002675C9" w:rsidDel="00E42825">
            <w:rPr>
              <w:rFonts w:ascii="Calibri" w:hAnsi="Calibri" w:cs="Times New Roman" w:hint="cs"/>
              <w:highlight w:val="yellow"/>
              <w:rtl/>
            </w:rPr>
            <w:delText>בין האפשרויות שעומדות בפנינו</w:delText>
          </w:r>
          <w:r w:rsidRPr="002675C9" w:rsidDel="00E42825">
            <w:rPr>
              <w:rFonts w:ascii="Calibri" w:hAnsi="Calibri" w:cs="Calibri" w:hint="cs"/>
              <w:highlight w:val="yellow"/>
              <w:rtl/>
            </w:rPr>
            <w:delText xml:space="preserve">, </w:delText>
          </w:r>
          <w:r w:rsidRPr="002675C9" w:rsidDel="00E42825">
            <w:rPr>
              <w:rFonts w:ascii="Calibri" w:hAnsi="Calibri" w:cs="Times New Roman" w:hint="cs"/>
              <w:highlight w:val="yellow"/>
              <w:rtl/>
            </w:rPr>
            <w:delText>ניתך למנות את השרתים הבאים</w:delText>
          </w:r>
          <w:r w:rsidRPr="002675C9" w:rsidDel="00E42825">
            <w:rPr>
              <w:rFonts w:ascii="Calibri" w:hAnsi="Calibri" w:cs="Calibri" w:hint="cs"/>
              <w:highlight w:val="yellow"/>
              <w:rtl/>
            </w:rPr>
            <w:delText xml:space="preserve">: </w:delText>
          </w:r>
          <w:r w:rsidRPr="002675C9" w:rsidDel="00E42825">
            <w:rPr>
              <w:rFonts w:ascii="Calibri" w:hAnsi="Calibri" w:cs="Calibri"/>
              <w:highlight w:val="yellow"/>
            </w:rPr>
            <w:delText>MyS</w:delText>
          </w:r>
          <w:r w:rsidRPr="002675C9" w:rsidDel="00E42825">
            <w:rPr>
              <w:rFonts w:ascii="Calibri" w:hAnsi="Calibri" w:cs="Calibri" w:hint="cs"/>
              <w:highlight w:val="yellow"/>
            </w:rPr>
            <w:delText>QL</w:delText>
          </w:r>
          <w:r w:rsidRPr="002675C9" w:rsidDel="00E42825">
            <w:rPr>
              <w:rFonts w:ascii="Calibri" w:hAnsi="Calibri" w:cs="Calibri" w:hint="cs"/>
              <w:highlight w:val="yellow"/>
              <w:rtl/>
            </w:rPr>
            <w:delText xml:space="preserve">, </w:delText>
          </w:r>
          <w:r w:rsidRPr="002675C9" w:rsidDel="00E42825">
            <w:rPr>
              <w:rFonts w:ascii="Calibri" w:hAnsi="Calibri" w:cs="Calibri"/>
              <w:highlight w:val="yellow"/>
            </w:rPr>
            <w:delText>MariaDB</w:delText>
          </w:r>
          <w:r w:rsidRPr="002675C9" w:rsidDel="00E42825">
            <w:rPr>
              <w:rFonts w:ascii="Calibri" w:hAnsi="Calibri" w:cs="Calibri" w:hint="cs"/>
              <w:highlight w:val="yellow"/>
              <w:rtl/>
            </w:rPr>
            <w:delText xml:space="preserve">, </w:delText>
          </w:r>
          <w:r w:rsidRPr="002675C9" w:rsidDel="00E42825">
            <w:rPr>
              <w:rFonts w:ascii="Calibri" w:hAnsi="Calibri" w:cs="Calibri"/>
              <w:highlight w:val="yellow"/>
            </w:rPr>
            <w:delText>PostgreSQL</w:delText>
          </w:r>
          <w:r w:rsidRPr="002675C9" w:rsidDel="00E42825">
            <w:rPr>
              <w:rFonts w:ascii="Calibri" w:hAnsi="Calibri" w:cs="Calibri" w:hint="cs"/>
              <w:highlight w:val="yellow"/>
              <w:rtl/>
            </w:rPr>
            <w:delText xml:space="preserve">, </w:delText>
          </w:r>
          <w:r w:rsidRPr="002675C9" w:rsidDel="00E42825">
            <w:rPr>
              <w:rFonts w:ascii="Calibri" w:hAnsi="Calibri" w:cs="Calibri"/>
              <w:highlight w:val="yellow"/>
            </w:rPr>
            <w:delText>SQLite</w:delText>
          </w:r>
          <w:r w:rsidRPr="002675C9" w:rsidDel="00E42825">
            <w:rPr>
              <w:rFonts w:ascii="Calibri" w:hAnsi="Calibri" w:cs="Calibri" w:hint="cs"/>
              <w:highlight w:val="yellow"/>
              <w:rtl/>
            </w:rPr>
            <w:delText xml:space="preserve">, </w:delText>
          </w:r>
          <w:r w:rsidRPr="002675C9" w:rsidDel="00E42825">
            <w:rPr>
              <w:rFonts w:ascii="Calibri" w:hAnsi="Calibri" w:cs="Calibri" w:hint="cs"/>
              <w:highlight w:val="yellow"/>
            </w:rPr>
            <w:delText>M</w:delText>
          </w:r>
          <w:r w:rsidRPr="002675C9" w:rsidDel="00E42825">
            <w:rPr>
              <w:rFonts w:ascii="Calibri" w:hAnsi="Calibri" w:cs="Calibri"/>
              <w:highlight w:val="yellow"/>
            </w:rPr>
            <w:delText>ongoDB</w:delText>
          </w:r>
          <w:r w:rsidRPr="002675C9" w:rsidDel="00E42825">
            <w:rPr>
              <w:rFonts w:ascii="Calibri" w:hAnsi="Calibri" w:cs="Calibri" w:hint="cs"/>
              <w:highlight w:val="yellow"/>
              <w:rtl/>
            </w:rPr>
            <w:delText xml:space="preserve">, </w:delText>
          </w:r>
          <w:r w:rsidRPr="002675C9" w:rsidDel="00E42825">
            <w:rPr>
              <w:rFonts w:ascii="Calibri" w:hAnsi="Calibri" w:cs="Calibri" w:hint="cs"/>
              <w:highlight w:val="yellow"/>
            </w:rPr>
            <w:delText>N</w:delText>
          </w:r>
          <w:r w:rsidRPr="002675C9" w:rsidDel="00E42825">
            <w:rPr>
              <w:rFonts w:ascii="Calibri" w:hAnsi="Calibri" w:cs="Calibri"/>
              <w:highlight w:val="yellow"/>
            </w:rPr>
            <w:delText>eo4j</w:delText>
          </w:r>
          <w:r w:rsidRPr="002675C9" w:rsidDel="00E42825">
            <w:rPr>
              <w:rFonts w:ascii="Calibri" w:hAnsi="Calibri" w:cs="Calibri" w:hint="cs"/>
              <w:highlight w:val="yellow"/>
              <w:rtl/>
            </w:rPr>
            <w:delText xml:space="preserve">, </w:delText>
          </w:r>
          <w:r w:rsidRPr="002675C9" w:rsidDel="00E42825">
            <w:rPr>
              <w:rFonts w:ascii="Calibri" w:hAnsi="Calibri" w:cs="Calibri"/>
              <w:highlight w:val="yellow"/>
            </w:rPr>
            <w:delText>Cassandra</w:delText>
          </w:r>
          <w:r w:rsidRPr="002675C9" w:rsidDel="00E42825">
            <w:rPr>
              <w:rFonts w:ascii="Calibri" w:hAnsi="Calibri" w:cs="Calibri" w:hint="cs"/>
              <w:highlight w:val="yellow"/>
              <w:rtl/>
            </w:rPr>
            <w:delText xml:space="preserve">. </w:delText>
          </w:r>
        </w:del>
      </w:ins>
    </w:p>
    <w:p w14:paraId="0529FF35" w14:textId="7944E9B7" w:rsidR="001768C8" w:rsidRPr="002675C9" w:rsidDel="00E42825" w:rsidRDefault="001768C8" w:rsidP="001768C8">
      <w:pPr>
        <w:bidi/>
        <w:ind w:left="1080"/>
        <w:rPr>
          <w:ins w:id="1260" w:author="אורן  ציפורה שור" w:date="2019-12-04T18:19:00Z"/>
          <w:del w:id="1261" w:author="עילי פרידמן" w:date="2019-12-08T18:43:00Z"/>
          <w:rFonts w:ascii="Calibri" w:hAnsi="Calibri" w:cs="Calibri"/>
          <w:highlight w:val="yellow"/>
          <w:rtl/>
        </w:rPr>
      </w:pPr>
      <w:ins w:id="1262" w:author="אורן  ציפורה שור" w:date="2019-12-04T18:19:00Z">
        <w:del w:id="1263" w:author="עילי פרידמן" w:date="2019-12-08T18:43:00Z">
          <w:r w:rsidRPr="002675C9" w:rsidDel="00E42825">
            <w:rPr>
              <w:rFonts w:ascii="Calibri" w:hAnsi="Calibri" w:cs="Calibri"/>
              <w:highlight w:val="yellow"/>
            </w:rPr>
            <w:delText>SQLite</w:delText>
          </w:r>
          <w:r w:rsidRPr="002675C9" w:rsidDel="00E42825">
            <w:rPr>
              <w:rFonts w:ascii="Calibri" w:hAnsi="Calibri" w:cs="Times New Roman" w:hint="cs"/>
              <w:highlight w:val="yellow"/>
              <w:rtl/>
            </w:rPr>
            <w:delText xml:space="preserve"> היא מערכת קטנה</w:delText>
          </w:r>
          <w:r w:rsidRPr="002675C9" w:rsidDel="00E42825">
            <w:rPr>
              <w:rFonts w:ascii="Calibri" w:hAnsi="Calibri" w:cs="Calibri" w:hint="cs"/>
              <w:highlight w:val="yellow"/>
              <w:rtl/>
            </w:rPr>
            <w:delText xml:space="preserve">, </w:delText>
          </w:r>
          <w:r w:rsidRPr="002675C9" w:rsidDel="00E42825">
            <w:rPr>
              <w:rFonts w:ascii="Calibri" w:hAnsi="Calibri" w:cs="Times New Roman" w:hint="cs"/>
              <w:highlight w:val="yellow"/>
              <w:rtl/>
            </w:rPr>
            <w:delText>ומתאימה מאוד להטמעה ב</w:delText>
          </w:r>
          <w:r w:rsidRPr="002675C9" w:rsidDel="00E42825">
            <w:rPr>
              <w:rFonts w:ascii="Calibri" w:hAnsi="Calibri" w:cs="Calibri"/>
              <w:highlight w:val="yellow"/>
            </w:rPr>
            <w:delText>IoT</w:delText>
          </w:r>
          <w:r w:rsidRPr="002675C9" w:rsidDel="00E42825">
            <w:rPr>
              <w:rFonts w:ascii="Calibri" w:hAnsi="Calibri" w:cs="Times New Roman" w:hint="cs"/>
              <w:highlight w:val="yellow"/>
              <w:rtl/>
            </w:rPr>
            <w:delText xml:space="preserve"> ומערכות </w:delText>
          </w:r>
          <w:r w:rsidRPr="002675C9" w:rsidDel="00E42825">
            <w:rPr>
              <w:rFonts w:ascii="Calibri" w:hAnsi="Calibri" w:cs="Calibri"/>
              <w:highlight w:val="yellow"/>
            </w:rPr>
            <w:delText>embedded</w:delText>
          </w:r>
          <w:r w:rsidRPr="002675C9" w:rsidDel="00E42825">
            <w:rPr>
              <w:rFonts w:ascii="Calibri" w:hAnsi="Calibri" w:cs="Calibri" w:hint="cs"/>
              <w:highlight w:val="yellow"/>
              <w:rtl/>
            </w:rPr>
            <w:delText xml:space="preserve">. </w:delText>
          </w:r>
          <w:r w:rsidRPr="002675C9" w:rsidDel="00E42825">
            <w:rPr>
              <w:rFonts w:ascii="Calibri" w:hAnsi="Calibri" w:cs="Times New Roman" w:hint="cs"/>
              <w:highlight w:val="yellow"/>
              <w:rtl/>
            </w:rPr>
            <w:delText>המערכת לא תומכת בחיבור של מספר משתמשים עם הרשאות שונות</w:delText>
          </w:r>
          <w:r w:rsidRPr="002675C9" w:rsidDel="00E42825">
            <w:rPr>
              <w:rFonts w:ascii="Calibri" w:hAnsi="Calibri" w:cs="Calibri" w:hint="cs"/>
              <w:highlight w:val="yellow"/>
              <w:rtl/>
            </w:rPr>
            <w:delText xml:space="preserve">, </w:delText>
          </w:r>
          <w:r w:rsidRPr="002675C9" w:rsidDel="00E42825">
            <w:rPr>
              <w:rFonts w:ascii="Calibri" w:hAnsi="Calibri" w:cs="Times New Roman" w:hint="cs"/>
              <w:highlight w:val="yellow"/>
              <w:rtl/>
            </w:rPr>
            <w:delText>וצוואר הבקבוק שלה הוא הכתיבה</w:delText>
          </w:r>
          <w:r w:rsidRPr="002675C9" w:rsidDel="00E42825">
            <w:rPr>
              <w:rFonts w:ascii="Calibri" w:hAnsi="Calibri" w:cs="Calibri" w:hint="cs"/>
              <w:highlight w:val="yellow"/>
              <w:rtl/>
            </w:rPr>
            <w:delText xml:space="preserve">, </w:delText>
          </w:r>
          <w:r w:rsidRPr="002675C9" w:rsidDel="00E42825">
            <w:rPr>
              <w:rFonts w:ascii="Calibri" w:hAnsi="Calibri" w:cs="Times New Roman" w:hint="cs"/>
              <w:highlight w:val="yellow"/>
              <w:rtl/>
            </w:rPr>
            <w:delText>אשר מתבצעת באופן סדרתי</w:delText>
          </w:r>
          <w:r w:rsidRPr="002675C9" w:rsidDel="00E42825">
            <w:rPr>
              <w:rFonts w:ascii="Calibri" w:hAnsi="Calibri" w:cs="Calibri" w:hint="cs"/>
              <w:highlight w:val="yellow"/>
              <w:rtl/>
            </w:rPr>
            <w:delText xml:space="preserve">. </w:delText>
          </w:r>
        </w:del>
      </w:ins>
    </w:p>
    <w:p w14:paraId="37304362" w14:textId="7C024C93" w:rsidR="001768C8" w:rsidRPr="002675C9" w:rsidDel="00E42825" w:rsidRDefault="001768C8" w:rsidP="001768C8">
      <w:pPr>
        <w:bidi/>
        <w:ind w:left="1080"/>
        <w:rPr>
          <w:ins w:id="1264" w:author="אורן  ציפורה שור" w:date="2019-12-04T18:19:00Z"/>
          <w:del w:id="1265" w:author="עילי פרידמן" w:date="2019-12-08T18:43:00Z"/>
          <w:rFonts w:ascii="Calibri" w:hAnsi="Calibri" w:cs="Calibri"/>
          <w:highlight w:val="yellow"/>
          <w:rtl/>
        </w:rPr>
      </w:pPr>
      <w:ins w:id="1266" w:author="אורן  ציפורה שור" w:date="2019-12-04T18:19:00Z">
        <w:del w:id="1267" w:author="עילי פרידמן" w:date="2019-12-08T18:43:00Z">
          <w:r w:rsidRPr="002675C9" w:rsidDel="00E42825">
            <w:rPr>
              <w:rFonts w:ascii="Calibri" w:hAnsi="Calibri" w:cs="Calibri"/>
              <w:highlight w:val="yellow"/>
            </w:rPr>
            <w:delText>MySQL</w:delText>
          </w:r>
          <w:r w:rsidRPr="002675C9" w:rsidDel="00E42825">
            <w:rPr>
              <w:rFonts w:ascii="Calibri" w:hAnsi="Calibri" w:cs="Times New Roman" w:hint="cs"/>
              <w:highlight w:val="yellow"/>
              <w:rtl/>
            </w:rPr>
            <w:delText xml:space="preserve"> ו</w:delText>
          </w:r>
          <w:r w:rsidRPr="002675C9" w:rsidDel="00E42825">
            <w:rPr>
              <w:rFonts w:ascii="Calibri" w:hAnsi="Calibri" w:cs="Calibri"/>
              <w:highlight w:val="yellow"/>
            </w:rPr>
            <w:delText>MariaDB</w:delText>
          </w:r>
          <w:r w:rsidRPr="002675C9" w:rsidDel="00E42825">
            <w:rPr>
              <w:rFonts w:ascii="Calibri" w:hAnsi="Calibri" w:cs="Times New Roman" w:hint="cs"/>
              <w:highlight w:val="yellow"/>
              <w:rtl/>
            </w:rPr>
            <w:delText xml:space="preserve"> הן מערכת עם ארכיטקטורת שרת</w:delText>
          </w:r>
          <w:r w:rsidRPr="002675C9" w:rsidDel="00E42825">
            <w:rPr>
              <w:rFonts w:ascii="Calibri" w:hAnsi="Calibri" w:cs="Calibri" w:hint="cs"/>
              <w:highlight w:val="yellow"/>
              <w:rtl/>
            </w:rPr>
            <w:delText>-</w:delText>
          </w:r>
          <w:r w:rsidRPr="002675C9" w:rsidDel="00E42825">
            <w:rPr>
              <w:rFonts w:ascii="Calibri" w:hAnsi="Calibri" w:cs="Times New Roman" w:hint="cs"/>
              <w:highlight w:val="yellow"/>
              <w:rtl/>
            </w:rPr>
            <w:delText>לקוח</w:delText>
          </w:r>
          <w:r w:rsidRPr="002675C9" w:rsidDel="00E42825">
            <w:rPr>
              <w:rFonts w:ascii="Calibri" w:hAnsi="Calibri" w:cs="Calibri" w:hint="cs"/>
              <w:highlight w:val="yellow"/>
              <w:rtl/>
            </w:rPr>
            <w:delText xml:space="preserve">, </w:delText>
          </w:r>
          <w:r w:rsidRPr="002675C9" w:rsidDel="00E42825">
            <w:rPr>
              <w:rFonts w:ascii="Calibri" w:hAnsi="Calibri" w:cs="Times New Roman" w:hint="cs"/>
              <w:highlight w:val="yellow"/>
              <w:rtl/>
            </w:rPr>
            <w:delText>ו</w:delText>
          </w:r>
          <w:r w:rsidRPr="002675C9" w:rsidDel="00E42825">
            <w:rPr>
              <w:rFonts w:ascii="Calibri" w:hAnsi="Calibri" w:cs="Calibri"/>
              <w:highlight w:val="yellow"/>
            </w:rPr>
            <w:delText>multithreaded</w:delText>
          </w:r>
          <w:r w:rsidRPr="002675C9" w:rsidDel="00E42825">
            <w:rPr>
              <w:rFonts w:ascii="Calibri" w:hAnsi="Calibri" w:cs="Calibri" w:hint="cs"/>
              <w:highlight w:val="yellow"/>
              <w:rtl/>
            </w:rPr>
            <w:delText xml:space="preserve">. </w:delText>
          </w:r>
          <w:r w:rsidRPr="002675C9" w:rsidDel="00E42825">
            <w:rPr>
              <w:rFonts w:ascii="Calibri" w:hAnsi="Calibri" w:cs="Times New Roman" w:hint="cs"/>
              <w:highlight w:val="yellow"/>
              <w:rtl/>
            </w:rPr>
            <w:delText>למעשה</w:delText>
          </w:r>
          <w:r w:rsidRPr="002675C9" w:rsidDel="00E42825">
            <w:rPr>
              <w:rFonts w:ascii="Calibri" w:hAnsi="Calibri" w:cs="Calibri" w:hint="cs"/>
              <w:highlight w:val="yellow"/>
              <w:rtl/>
            </w:rPr>
            <w:delText xml:space="preserve">, </w:delText>
          </w:r>
          <w:r w:rsidRPr="002675C9" w:rsidDel="00E42825">
            <w:rPr>
              <w:rFonts w:ascii="Calibri" w:hAnsi="Calibri" w:cs="Calibri"/>
              <w:highlight w:val="yellow"/>
            </w:rPr>
            <w:delText>MariaDB</w:delText>
          </w:r>
          <w:r w:rsidRPr="002675C9" w:rsidDel="00E42825">
            <w:rPr>
              <w:rFonts w:ascii="Calibri" w:hAnsi="Calibri" w:cs="Times New Roman" w:hint="cs"/>
              <w:highlight w:val="yellow"/>
              <w:rtl/>
            </w:rPr>
            <w:delText xml:space="preserve"> היא פיצול מתוך </w:delText>
          </w:r>
          <w:r w:rsidRPr="002675C9" w:rsidDel="00E42825">
            <w:rPr>
              <w:rFonts w:ascii="Calibri" w:hAnsi="Calibri" w:cs="Calibri"/>
              <w:highlight w:val="yellow"/>
            </w:rPr>
            <w:delText>MySQL</w:delText>
          </w:r>
          <w:r w:rsidRPr="002675C9" w:rsidDel="00E42825">
            <w:rPr>
              <w:rFonts w:ascii="Calibri" w:hAnsi="Calibri" w:cs="Calibri" w:hint="cs"/>
              <w:highlight w:val="yellow"/>
              <w:rtl/>
            </w:rPr>
            <w:delText xml:space="preserve">, </w:delText>
          </w:r>
          <w:r w:rsidRPr="002675C9" w:rsidDel="00E42825">
            <w:rPr>
              <w:rFonts w:ascii="Calibri" w:hAnsi="Calibri" w:cs="Times New Roman" w:hint="cs"/>
              <w:highlight w:val="yellow"/>
              <w:rtl/>
            </w:rPr>
            <w:delText>לפני שזו נרכשה ע</w:delText>
          </w:r>
          <w:r w:rsidRPr="002675C9" w:rsidDel="00E42825">
            <w:rPr>
              <w:rFonts w:ascii="Calibri" w:hAnsi="Calibri" w:cs="Calibri" w:hint="cs"/>
              <w:highlight w:val="yellow"/>
              <w:rtl/>
            </w:rPr>
            <w:delText>"</w:delText>
          </w:r>
          <w:r w:rsidRPr="002675C9" w:rsidDel="00E42825">
            <w:rPr>
              <w:rFonts w:ascii="Calibri" w:hAnsi="Calibri" w:cs="Times New Roman" w:hint="cs"/>
              <w:highlight w:val="yellow"/>
              <w:rtl/>
            </w:rPr>
            <w:delText xml:space="preserve">י </w:delText>
          </w:r>
          <w:r w:rsidRPr="002675C9" w:rsidDel="00E42825">
            <w:rPr>
              <w:rFonts w:ascii="Calibri" w:hAnsi="Calibri" w:cs="Calibri"/>
              <w:highlight w:val="yellow"/>
            </w:rPr>
            <w:delText>Oracle</w:delText>
          </w:r>
          <w:r w:rsidRPr="002675C9" w:rsidDel="00E42825">
            <w:rPr>
              <w:rFonts w:ascii="Calibri" w:hAnsi="Calibri" w:cs="Calibri" w:hint="cs"/>
              <w:highlight w:val="yellow"/>
              <w:rtl/>
            </w:rPr>
            <w:delText xml:space="preserve">. </w:delText>
          </w:r>
          <w:r w:rsidRPr="002675C9" w:rsidDel="00E42825">
            <w:rPr>
              <w:rFonts w:ascii="Calibri" w:hAnsi="Calibri" w:cs="Times New Roman" w:hint="cs"/>
              <w:highlight w:val="yellow"/>
              <w:rtl/>
            </w:rPr>
            <w:delText>בתוך ה</w:delText>
          </w:r>
          <w:r w:rsidRPr="002675C9" w:rsidDel="00E42825">
            <w:rPr>
              <w:rFonts w:ascii="Calibri" w:hAnsi="Calibri" w:cs="Calibri"/>
              <w:highlight w:val="yellow"/>
            </w:rPr>
            <w:delText>scope</w:delText>
          </w:r>
          <w:r w:rsidRPr="002675C9" w:rsidDel="00E42825">
            <w:rPr>
              <w:rFonts w:ascii="Calibri" w:hAnsi="Calibri" w:cs="Times New Roman" w:hint="cs"/>
              <w:highlight w:val="yellow"/>
              <w:rtl/>
            </w:rPr>
            <w:delText xml:space="preserve"> של הפרוייקט שלנו</w:delText>
          </w:r>
          <w:r w:rsidRPr="002675C9" w:rsidDel="00E42825">
            <w:rPr>
              <w:rFonts w:ascii="Calibri" w:hAnsi="Calibri" w:cs="Calibri" w:hint="cs"/>
              <w:highlight w:val="yellow"/>
              <w:rtl/>
            </w:rPr>
            <w:delText xml:space="preserve">, </w:delText>
          </w:r>
          <w:r w:rsidRPr="002675C9" w:rsidDel="00E42825">
            <w:rPr>
              <w:rFonts w:ascii="Calibri" w:hAnsi="Calibri" w:cs="Times New Roman" w:hint="cs"/>
              <w:highlight w:val="yellow"/>
              <w:rtl/>
            </w:rPr>
            <w:delText>ניתן לומר שאין הבדל מהותי בין שני הפתרונות</w:delText>
          </w:r>
          <w:r w:rsidRPr="002675C9" w:rsidDel="00E42825">
            <w:rPr>
              <w:rFonts w:ascii="Calibri" w:hAnsi="Calibri" w:cs="Calibri" w:hint="cs"/>
              <w:highlight w:val="yellow"/>
              <w:rtl/>
            </w:rPr>
            <w:delText xml:space="preserve">. </w:delText>
          </w:r>
        </w:del>
      </w:ins>
    </w:p>
    <w:p w14:paraId="5195EA1B" w14:textId="7CC35EAC" w:rsidR="001768C8" w:rsidRPr="00940D87" w:rsidDel="00E42825" w:rsidRDefault="001768C8" w:rsidP="001768C8">
      <w:pPr>
        <w:bidi/>
        <w:ind w:left="1080"/>
        <w:rPr>
          <w:ins w:id="1268" w:author="אורן  ציפורה שור" w:date="2019-12-04T18:19:00Z"/>
          <w:del w:id="1269" w:author="עילי פרידמן" w:date="2019-12-08T18:43:00Z"/>
          <w:rFonts w:ascii="Calibri" w:hAnsi="Calibri" w:cs="Calibri"/>
          <w:rtl/>
        </w:rPr>
      </w:pPr>
      <w:ins w:id="1270" w:author="אורן  ציפורה שור" w:date="2019-12-04T18:19:00Z">
        <w:del w:id="1271" w:author="עילי פרידמן" w:date="2019-12-08T18:43:00Z">
          <w:r w:rsidRPr="002675C9" w:rsidDel="00E42825">
            <w:rPr>
              <w:rFonts w:ascii="Calibri" w:hAnsi="Calibri" w:cs="Times New Roman" w:hint="cs"/>
              <w:highlight w:val="yellow"/>
              <w:rtl/>
            </w:rPr>
            <w:delText xml:space="preserve">ההבדל העיקרי בין השרתים שנסקרו עד כה לבין </w:delText>
          </w:r>
          <w:r w:rsidRPr="002675C9" w:rsidDel="00E42825">
            <w:rPr>
              <w:rFonts w:ascii="Calibri" w:hAnsi="Calibri" w:cs="Calibri"/>
              <w:highlight w:val="yellow"/>
            </w:rPr>
            <w:delText>PostgreSQL</w:delText>
          </w:r>
          <w:r w:rsidRPr="002675C9" w:rsidDel="00E42825">
            <w:rPr>
              <w:rFonts w:ascii="Calibri" w:hAnsi="Calibri" w:cs="Calibri" w:hint="cs"/>
              <w:highlight w:val="yellow"/>
              <w:rtl/>
            </w:rPr>
            <w:delText xml:space="preserve">, </w:delText>
          </w:r>
          <w:r w:rsidRPr="002675C9" w:rsidDel="00E42825">
            <w:rPr>
              <w:rFonts w:ascii="Calibri" w:hAnsi="Calibri" w:cs="Times New Roman" w:hint="cs"/>
              <w:highlight w:val="yellow"/>
              <w:rtl/>
            </w:rPr>
            <w:delText>הוא ש</w:delText>
          </w:r>
          <w:r w:rsidRPr="002675C9" w:rsidDel="00E42825">
            <w:rPr>
              <w:rFonts w:ascii="Calibri" w:hAnsi="Calibri" w:cs="Calibri"/>
              <w:highlight w:val="yellow"/>
            </w:rPr>
            <w:delText>PostgreSQL</w:delText>
          </w:r>
          <w:r w:rsidRPr="002675C9" w:rsidDel="00E42825">
            <w:rPr>
              <w:rFonts w:ascii="Calibri" w:hAnsi="Calibri" w:cs="Times New Roman" w:hint="cs"/>
              <w:highlight w:val="yellow"/>
              <w:rtl/>
            </w:rPr>
            <w:delText xml:space="preserve"> מבוסס מידע אובייקט</w:delText>
          </w:r>
          <w:r w:rsidRPr="002675C9" w:rsidDel="00E42825">
            <w:rPr>
              <w:rFonts w:ascii="Calibri" w:hAnsi="Calibri" w:cs="Calibri" w:hint="cs"/>
              <w:highlight w:val="yellow"/>
              <w:rtl/>
            </w:rPr>
            <w:delText>-</w:delText>
          </w:r>
          <w:r w:rsidRPr="002675C9" w:rsidDel="00E42825">
            <w:rPr>
              <w:rFonts w:ascii="Calibri" w:hAnsi="Calibri" w:cs="Times New Roman" w:hint="cs"/>
              <w:highlight w:val="yellow"/>
              <w:rtl/>
            </w:rPr>
            <w:delText>רלציות</w:delText>
          </w:r>
          <w:r w:rsidRPr="002675C9" w:rsidDel="00E42825">
            <w:rPr>
              <w:rFonts w:ascii="Calibri" w:hAnsi="Calibri" w:cs="Calibri" w:hint="cs"/>
              <w:highlight w:val="yellow"/>
              <w:rtl/>
            </w:rPr>
            <w:delText xml:space="preserve">, </w:delText>
          </w:r>
          <w:r w:rsidRPr="002675C9" w:rsidDel="00E42825">
            <w:rPr>
              <w:rFonts w:ascii="Calibri" w:hAnsi="Calibri" w:cs="Times New Roman" w:hint="cs"/>
              <w:highlight w:val="yellow"/>
              <w:rtl/>
            </w:rPr>
            <w:delText>בעוד השרתים האחרים מחזיקים מידע כרלציות בלבד</w:delText>
          </w:r>
          <w:r w:rsidRPr="002675C9" w:rsidDel="00E42825">
            <w:rPr>
              <w:rFonts w:ascii="Calibri" w:hAnsi="Calibri" w:cs="Calibri" w:hint="cs"/>
              <w:highlight w:val="yellow"/>
              <w:rtl/>
            </w:rPr>
            <w:delText xml:space="preserve">. </w:delText>
          </w:r>
          <w:r w:rsidRPr="002675C9" w:rsidDel="00E42825">
            <w:rPr>
              <w:rFonts w:ascii="Calibri" w:hAnsi="Calibri" w:cs="Times New Roman" w:hint="cs"/>
              <w:highlight w:val="yellow"/>
              <w:rtl/>
            </w:rPr>
            <w:delText>מאפיין זה אינו מהותי במיוחד לפרוייקט שלנו</w:delText>
          </w:r>
          <w:r w:rsidRPr="002675C9" w:rsidDel="00E42825">
            <w:rPr>
              <w:rFonts w:ascii="Calibri" w:hAnsi="Calibri" w:cs="Calibri" w:hint="cs"/>
              <w:highlight w:val="yellow"/>
              <w:rtl/>
            </w:rPr>
            <w:delText xml:space="preserve">, </w:delText>
          </w:r>
          <w:r w:rsidRPr="002675C9" w:rsidDel="00E42825">
            <w:rPr>
              <w:rFonts w:ascii="Calibri" w:hAnsi="Calibri" w:cs="Times New Roman" w:hint="cs"/>
              <w:highlight w:val="yellow"/>
              <w:rtl/>
            </w:rPr>
            <w:delText>שאינו ממודל כאוסף של אובייקטים</w:delText>
          </w:r>
          <w:r w:rsidRPr="002675C9" w:rsidDel="00E42825">
            <w:rPr>
              <w:rFonts w:ascii="Calibri" w:hAnsi="Calibri" w:cs="Calibri" w:hint="cs"/>
              <w:highlight w:val="yellow"/>
              <w:rtl/>
            </w:rPr>
            <w:delText>.</w:delText>
          </w:r>
          <w:r w:rsidRPr="002675C9" w:rsidDel="00E42825">
            <w:rPr>
              <w:rFonts w:ascii="Calibri" w:hAnsi="Calibri" w:cs="Calibri"/>
              <w:highlight w:val="yellow"/>
            </w:rPr>
            <w:delText xml:space="preserve">  </w:delText>
          </w:r>
          <w:r w:rsidRPr="002675C9" w:rsidDel="00E42825">
            <w:rPr>
              <w:rFonts w:ascii="Calibri" w:hAnsi="Calibri" w:cs="Times New Roman" w:hint="cs"/>
              <w:highlight w:val="yellow"/>
              <w:rtl/>
            </w:rPr>
            <w:delText xml:space="preserve"> מבחינת ביצועים</w:delText>
          </w:r>
          <w:r w:rsidRPr="002675C9" w:rsidDel="00E42825">
            <w:rPr>
              <w:rFonts w:ascii="Calibri" w:hAnsi="Calibri" w:cs="Calibri" w:hint="cs"/>
              <w:highlight w:val="yellow"/>
              <w:rtl/>
            </w:rPr>
            <w:delText xml:space="preserve">, </w:delText>
          </w:r>
          <w:r w:rsidRPr="002675C9" w:rsidDel="00E42825">
            <w:rPr>
              <w:rFonts w:ascii="Calibri" w:hAnsi="Calibri" w:cs="Calibri"/>
              <w:highlight w:val="yellow"/>
            </w:rPr>
            <w:delText>Postgre</w:delText>
          </w:r>
          <w:r w:rsidRPr="002675C9" w:rsidDel="00E42825">
            <w:rPr>
              <w:rFonts w:ascii="Calibri" w:hAnsi="Calibri" w:cs="Calibri" w:hint="cs"/>
              <w:highlight w:val="yellow"/>
            </w:rPr>
            <w:delText>SQL</w:delText>
          </w:r>
          <w:r w:rsidRPr="002675C9" w:rsidDel="00E42825">
            <w:rPr>
              <w:rFonts w:ascii="Calibri" w:hAnsi="Calibri" w:cs="Times New Roman" w:hint="cs"/>
              <w:highlight w:val="yellow"/>
              <w:rtl/>
            </w:rPr>
            <w:delText xml:space="preserve"> מציג ביצועים דומים ל</w:delText>
          </w:r>
          <w:r w:rsidRPr="002675C9" w:rsidDel="00E42825">
            <w:rPr>
              <w:rFonts w:ascii="Calibri" w:hAnsi="Calibri" w:cs="Calibri"/>
              <w:highlight w:val="yellow"/>
            </w:rPr>
            <w:delText>MySQL</w:delText>
          </w:r>
          <w:r w:rsidRPr="002675C9" w:rsidDel="00E42825">
            <w:rPr>
              <w:rFonts w:ascii="Calibri" w:hAnsi="Calibri" w:cs="Times New Roman" w:hint="cs"/>
              <w:highlight w:val="yellow"/>
              <w:rtl/>
            </w:rPr>
            <w:delText xml:space="preserve"> ו</w:delText>
          </w:r>
          <w:r w:rsidRPr="002675C9" w:rsidDel="00E42825">
            <w:rPr>
              <w:rFonts w:ascii="Calibri" w:hAnsi="Calibri" w:cs="Calibri"/>
              <w:highlight w:val="yellow"/>
            </w:rPr>
            <w:delText>MariaD</w:delText>
          </w:r>
          <w:r w:rsidRPr="002675C9" w:rsidDel="00E42825">
            <w:rPr>
              <w:rFonts w:ascii="Calibri" w:hAnsi="Calibri" w:cs="Calibri" w:hint="cs"/>
              <w:highlight w:val="yellow"/>
            </w:rPr>
            <w:delText>B</w:delText>
          </w:r>
          <w:r w:rsidRPr="002675C9" w:rsidDel="00E42825">
            <w:rPr>
              <w:rFonts w:ascii="Calibri" w:hAnsi="Calibri" w:cs="Calibri" w:hint="cs"/>
              <w:highlight w:val="yellow"/>
              <w:rtl/>
            </w:rPr>
            <w:delText xml:space="preserve">. </w:delText>
          </w:r>
          <w:r w:rsidRPr="002675C9" w:rsidDel="00E42825">
            <w:rPr>
              <w:rFonts w:ascii="Calibri" w:hAnsi="Calibri" w:cs="Times New Roman" w:hint="cs"/>
              <w:highlight w:val="yellow"/>
              <w:rtl/>
            </w:rPr>
            <w:delText>ישנה קהילה קטנה יותר של מפתחים סביב שרת זה לעומת האחרים</w:delText>
          </w:r>
          <w:r w:rsidRPr="002675C9" w:rsidDel="00E42825">
            <w:rPr>
              <w:rFonts w:ascii="Calibri" w:hAnsi="Calibri" w:cs="Calibri" w:hint="cs"/>
              <w:highlight w:val="yellow"/>
              <w:rtl/>
            </w:rPr>
            <w:delText>.</w:delText>
          </w:r>
        </w:del>
      </w:ins>
    </w:p>
    <w:p w14:paraId="211FA5D8" w14:textId="1977F9A5" w:rsidR="002675C9" w:rsidRPr="002675C9" w:rsidDel="001768C8" w:rsidRDefault="00EB36AC" w:rsidP="002675C9">
      <w:pPr>
        <w:pStyle w:val="ListParagraph"/>
        <w:numPr>
          <w:ilvl w:val="0"/>
          <w:numId w:val="6"/>
        </w:numPr>
        <w:bidi/>
        <w:rPr>
          <w:del w:id="1272" w:author="אורן  ציפורה שור" w:date="2019-12-04T18:19:00Z"/>
          <w:rFonts w:ascii="Calibri" w:hAnsi="Calibri" w:cs="Calibri"/>
        </w:rPr>
      </w:pPr>
      <w:commentRangeStart w:id="1273"/>
      <w:del w:id="1274" w:author="אורן  ציפורה שור" w:date="2019-12-04T18:19:00Z">
        <w:r w:rsidRPr="002675C9" w:rsidDel="001768C8">
          <w:rPr>
            <w:rFonts w:ascii="David" w:hAnsi="David" w:cs="David"/>
            <w:rtl/>
          </w:rPr>
          <w:delText>סקירת</w:delText>
        </w:r>
        <w:commentRangeEnd w:id="1273"/>
        <w:r w:rsidR="00B53348" w:rsidDel="001768C8">
          <w:rPr>
            <w:rStyle w:val="CommentReference"/>
            <w:rtl/>
          </w:rPr>
          <w:commentReference w:id="1273"/>
        </w:r>
        <w:r w:rsidRPr="002675C9" w:rsidDel="001768C8">
          <w:rPr>
            <w:rFonts w:ascii="David" w:hAnsi="David" w:cs="David"/>
            <w:rtl/>
          </w:rPr>
          <w:delText xml:space="preserve"> טכנולוגיות רלוונטיות: </w:delText>
        </w:r>
      </w:del>
    </w:p>
    <w:p w14:paraId="562A142D" w14:textId="48AACE4E" w:rsidR="002675C9" w:rsidDel="001768C8" w:rsidRDefault="002675C9" w:rsidP="002675C9">
      <w:pPr>
        <w:pStyle w:val="ListParagraph"/>
        <w:numPr>
          <w:ilvl w:val="0"/>
          <w:numId w:val="10"/>
        </w:numPr>
        <w:bidi/>
        <w:rPr>
          <w:del w:id="1275" w:author="אורן  ציפורה שור" w:date="2019-12-04T18:19:00Z"/>
          <w:rFonts w:ascii="Calibri" w:hAnsi="Calibri" w:cs="Calibri"/>
        </w:rPr>
      </w:pPr>
      <w:del w:id="1276" w:author="אורן  ציפורה שור" w:date="2019-12-04T18:19:00Z">
        <w:r w:rsidDel="001768C8">
          <w:rPr>
            <w:rFonts w:ascii="Calibri" w:hAnsi="Calibri" w:cs="Times New Roman" w:hint="cs"/>
            <w:rtl/>
          </w:rPr>
          <w:delText>עבור ה</w:delText>
        </w:r>
        <w:r w:rsidDel="001768C8">
          <w:rPr>
            <w:rFonts w:ascii="Calibri" w:hAnsi="Calibri" w:cs="Calibri"/>
          </w:rPr>
          <w:delText>backend</w:delText>
        </w:r>
        <w:r w:rsidDel="001768C8">
          <w:rPr>
            <w:rFonts w:ascii="Calibri" w:hAnsi="Calibri" w:cs="Times New Roman" w:hint="cs"/>
            <w:rtl/>
          </w:rPr>
          <w:delText xml:space="preserve"> נבחר ב</w:delText>
        </w:r>
        <w:r w:rsidDel="001768C8">
          <w:rPr>
            <w:rFonts w:ascii="Calibri" w:hAnsi="Calibri" w:cs="Calibri"/>
          </w:rPr>
          <w:delText>NodeJS</w:delText>
        </w:r>
        <w:r w:rsidDel="001768C8">
          <w:rPr>
            <w:rFonts w:ascii="Calibri" w:hAnsi="Calibri" w:cs="Calibri" w:hint="cs"/>
            <w:rtl/>
          </w:rPr>
          <w:delText xml:space="preserve"> </w:delText>
        </w:r>
        <w:r w:rsidDel="001768C8">
          <w:rPr>
            <w:rFonts w:ascii="Calibri" w:hAnsi="Calibri" w:cs="Calibri"/>
            <w:rtl/>
          </w:rPr>
          <w:delText>–</w:delText>
        </w:r>
        <w:r w:rsidDel="001768C8">
          <w:rPr>
            <w:rFonts w:ascii="Calibri" w:hAnsi="Calibri" w:cs="Times New Roman" w:hint="cs"/>
            <w:rtl/>
          </w:rPr>
          <w:delText xml:space="preserve"> פלטפורמה להרצת קוד </w:delText>
        </w:r>
        <w:r w:rsidDel="001768C8">
          <w:rPr>
            <w:rFonts w:ascii="Calibri" w:hAnsi="Calibri" w:cs="Calibri"/>
          </w:rPr>
          <w:delText>JavaScript</w:delText>
        </w:r>
        <w:r w:rsidDel="001768C8">
          <w:rPr>
            <w:rFonts w:ascii="Calibri" w:hAnsi="Calibri" w:cs="Times New Roman" w:hint="cs"/>
            <w:rtl/>
          </w:rPr>
          <w:delText xml:space="preserve"> מחוץ לדפדפן</w:delText>
        </w:r>
        <w:r w:rsidDel="001768C8">
          <w:rPr>
            <w:rFonts w:ascii="Calibri" w:hAnsi="Calibri" w:cs="Calibri" w:hint="cs"/>
            <w:rtl/>
          </w:rPr>
          <w:delText xml:space="preserve">, </w:delText>
        </w:r>
        <w:r w:rsidDel="001768C8">
          <w:rPr>
            <w:rFonts w:ascii="Calibri" w:hAnsi="Calibri" w:cs="Times New Roman" w:hint="cs"/>
            <w:rtl/>
          </w:rPr>
          <w:delText>קוד פתוח</w:delText>
        </w:r>
        <w:r w:rsidDel="001768C8">
          <w:rPr>
            <w:rFonts w:ascii="Calibri" w:hAnsi="Calibri" w:cs="Calibri" w:hint="cs"/>
            <w:rtl/>
          </w:rPr>
          <w:delText xml:space="preserve">, </w:delText>
        </w:r>
        <w:r w:rsidDel="001768C8">
          <w:rPr>
            <w:rFonts w:ascii="Calibri" w:hAnsi="Calibri" w:cs="Times New Roman" w:hint="cs"/>
            <w:rtl/>
          </w:rPr>
          <w:delText>מאפשרת התמודדות עם מספר רב של מחוברים במקביל</w:delText>
        </w:r>
        <w:r w:rsidDel="001768C8">
          <w:rPr>
            <w:rFonts w:ascii="Calibri" w:hAnsi="Calibri" w:cs="Calibri" w:hint="cs"/>
            <w:rtl/>
          </w:rPr>
          <w:delText xml:space="preserve">. </w:delText>
        </w:r>
        <w:r w:rsidDel="001768C8">
          <w:rPr>
            <w:rFonts w:ascii="Calibri" w:hAnsi="Calibri" w:cs="Times New Roman" w:hint="cs"/>
            <w:rtl/>
          </w:rPr>
          <w:delText xml:space="preserve">השפה מבוססת </w:delText>
        </w:r>
        <w:r w:rsidDel="001768C8">
          <w:rPr>
            <w:rFonts w:ascii="Calibri" w:hAnsi="Calibri" w:cs="Calibri" w:hint="cs"/>
          </w:rPr>
          <w:delText>JS</w:delText>
        </w:r>
        <w:r w:rsidDel="001768C8">
          <w:rPr>
            <w:rFonts w:ascii="Calibri" w:hAnsi="Calibri" w:cs="Times New Roman" w:hint="cs"/>
            <w:rtl/>
          </w:rPr>
          <w:delText xml:space="preserve"> מה שמאפשר עבודה בשפה זהה גם ב</w:delText>
        </w:r>
        <w:r w:rsidDel="001768C8">
          <w:rPr>
            <w:rFonts w:ascii="Calibri" w:hAnsi="Calibri" w:cs="Calibri" w:hint="cs"/>
            <w:rtl/>
          </w:rPr>
          <w:delText xml:space="preserve">- </w:delText>
        </w:r>
        <w:r w:rsidDel="001768C8">
          <w:rPr>
            <w:rFonts w:ascii="Calibri" w:hAnsi="Calibri" w:cs="Calibri"/>
          </w:rPr>
          <w:delText>front end</w:delText>
        </w:r>
        <w:r w:rsidDel="001768C8">
          <w:rPr>
            <w:rFonts w:ascii="Calibri" w:hAnsi="Calibri" w:cs="Calibri" w:hint="cs"/>
            <w:rtl/>
          </w:rPr>
          <w:delText>.</w:delText>
        </w:r>
      </w:del>
    </w:p>
    <w:p w14:paraId="2754F1D8" w14:textId="43AC252F" w:rsidR="002675C9" w:rsidDel="001768C8" w:rsidRDefault="002675C9" w:rsidP="002675C9">
      <w:pPr>
        <w:pStyle w:val="ListParagraph"/>
        <w:bidi/>
        <w:ind w:left="1080"/>
        <w:rPr>
          <w:del w:id="1277" w:author="אורן  ציפורה שור" w:date="2019-12-04T18:19:00Z"/>
          <w:rFonts w:ascii="Calibri" w:hAnsi="Calibri" w:cs="Calibri"/>
          <w:rtl/>
        </w:rPr>
      </w:pPr>
      <w:del w:id="1278" w:author="אורן  ציפורה שור" w:date="2019-12-04T18:19:00Z">
        <w:r w:rsidDel="001768C8">
          <w:rPr>
            <w:rFonts w:ascii="Calibri" w:hAnsi="Calibri" w:cs="Times New Roman" w:hint="cs"/>
            <w:rtl/>
          </w:rPr>
          <w:delText>השפה פופולארית ובכך ישנן המון חבילות תוכנה בהן נוכל להשתמש</w:delText>
        </w:r>
        <w:r w:rsidDel="001768C8">
          <w:rPr>
            <w:rFonts w:ascii="Calibri" w:hAnsi="Calibri" w:cs="Calibri" w:hint="cs"/>
            <w:rtl/>
          </w:rPr>
          <w:delText>.</w:delText>
        </w:r>
      </w:del>
    </w:p>
    <w:p w14:paraId="00CEA9BD" w14:textId="5EA6DBD2" w:rsidR="002675C9" w:rsidDel="001768C8" w:rsidRDefault="002675C9" w:rsidP="002675C9">
      <w:pPr>
        <w:pStyle w:val="ListParagraph"/>
        <w:bidi/>
        <w:ind w:left="1080"/>
        <w:rPr>
          <w:del w:id="1279" w:author="אורן  ציפורה שור" w:date="2019-12-04T18:19:00Z"/>
          <w:rFonts w:ascii="Calibri" w:hAnsi="Calibri" w:cs="Calibri"/>
        </w:rPr>
      </w:pPr>
      <w:del w:id="1280" w:author="אורן  ציפורה שור" w:date="2019-12-04T18:19:00Z">
        <w:r w:rsidDel="001768C8">
          <w:rPr>
            <w:rFonts w:ascii="Calibri" w:hAnsi="Calibri" w:cs="Times New Roman" w:hint="cs"/>
            <w:rtl/>
          </w:rPr>
          <w:delText xml:space="preserve">אפשרויות נוספות שעמדו בפנינו הן </w:delText>
        </w:r>
        <w:r w:rsidDel="001768C8">
          <w:rPr>
            <w:rFonts w:ascii="Calibri" w:hAnsi="Calibri" w:cs="Calibri" w:hint="cs"/>
          </w:rPr>
          <w:delText>J</w:delText>
        </w:r>
        <w:r w:rsidDel="001768C8">
          <w:rPr>
            <w:rFonts w:ascii="Calibri" w:hAnsi="Calibri" w:cs="Calibri"/>
          </w:rPr>
          <w:delText>ava</w:delText>
        </w:r>
        <w:r w:rsidDel="001768C8">
          <w:rPr>
            <w:rFonts w:ascii="Calibri" w:hAnsi="Calibri" w:cs="Calibri" w:hint="cs"/>
            <w:rtl/>
          </w:rPr>
          <w:delText xml:space="preserve">, </w:delText>
        </w:r>
        <w:r w:rsidDel="001768C8">
          <w:rPr>
            <w:rFonts w:ascii="Calibri" w:hAnsi="Calibri" w:cs="Times New Roman" w:hint="cs"/>
            <w:rtl/>
          </w:rPr>
          <w:delText>ו</w:delText>
        </w:r>
        <w:r w:rsidDel="001768C8">
          <w:rPr>
            <w:rFonts w:ascii="Calibri" w:hAnsi="Calibri" w:cs="Calibri"/>
          </w:rPr>
          <w:delText>Asp.net</w:delText>
        </w:r>
        <w:r w:rsidDel="001768C8">
          <w:rPr>
            <w:rFonts w:ascii="Calibri" w:hAnsi="Calibri" w:cs="Calibri" w:hint="cs"/>
            <w:rtl/>
          </w:rPr>
          <w:delText>.</w:delText>
        </w:r>
      </w:del>
    </w:p>
    <w:p w14:paraId="135268F7" w14:textId="3B287A66" w:rsidR="002675C9" w:rsidRPr="00E66FD1" w:rsidDel="001768C8" w:rsidRDefault="002675C9" w:rsidP="002675C9">
      <w:pPr>
        <w:pStyle w:val="ListParagraph"/>
        <w:bidi/>
        <w:ind w:left="1080"/>
        <w:rPr>
          <w:del w:id="1281" w:author="אורן  ציפורה שור" w:date="2019-12-04T18:19:00Z"/>
          <w:rFonts w:ascii="Calibri" w:hAnsi="Calibri" w:cs="Calibri"/>
        </w:rPr>
      </w:pPr>
      <w:del w:id="1282" w:author="אורן  ציפורה שור" w:date="2019-12-04T18:19:00Z">
        <w:r w:rsidDel="001768C8">
          <w:rPr>
            <w:rFonts w:ascii="Calibri" w:hAnsi="Calibri" w:cs="Calibri" w:hint="cs"/>
          </w:rPr>
          <w:delText>J</w:delText>
        </w:r>
        <w:r w:rsidDel="001768C8">
          <w:rPr>
            <w:rFonts w:ascii="Calibri" w:hAnsi="Calibri" w:cs="Calibri"/>
          </w:rPr>
          <w:delText>ava</w:delText>
        </w:r>
        <w:r w:rsidDel="001768C8">
          <w:rPr>
            <w:rFonts w:ascii="Calibri" w:hAnsi="Calibri" w:cs="Times New Roman" w:hint="cs"/>
            <w:rtl/>
          </w:rPr>
          <w:delText xml:space="preserve"> היא שפה מוכרת ומבוססת</w:delText>
        </w:r>
        <w:r w:rsidDel="001768C8">
          <w:rPr>
            <w:rFonts w:ascii="Calibri" w:hAnsi="Calibri" w:cs="Calibri" w:hint="cs"/>
            <w:rtl/>
          </w:rPr>
          <w:delText xml:space="preserve">, </w:delText>
        </w:r>
        <w:r w:rsidDel="001768C8">
          <w:rPr>
            <w:rFonts w:ascii="Calibri" w:hAnsi="Calibri" w:cs="Times New Roman" w:hint="cs"/>
            <w:rtl/>
          </w:rPr>
          <w:delText xml:space="preserve">אך פיתוח מערכות </w:delText>
        </w:r>
        <w:r w:rsidDel="001768C8">
          <w:rPr>
            <w:rFonts w:ascii="Calibri" w:hAnsi="Calibri" w:cs="Calibri"/>
          </w:rPr>
          <w:delText>web</w:delText>
        </w:r>
        <w:r w:rsidDel="001768C8">
          <w:rPr>
            <w:rFonts w:ascii="Calibri" w:hAnsi="Calibri" w:cs="Times New Roman" w:hint="cs"/>
            <w:rtl/>
          </w:rPr>
          <w:delText xml:space="preserve"> באמצעותה הוא מסורבל לעומת האלטרנטיבות</w:delText>
        </w:r>
        <w:r w:rsidDel="001768C8">
          <w:rPr>
            <w:rFonts w:ascii="Calibri" w:hAnsi="Calibri" w:cs="Calibri" w:hint="cs"/>
            <w:rtl/>
          </w:rPr>
          <w:delText xml:space="preserve">, </w:delText>
        </w:r>
        <w:r w:rsidDel="001768C8">
          <w:rPr>
            <w:rFonts w:ascii="Calibri" w:hAnsi="Calibri" w:cs="Times New Roman" w:hint="cs"/>
            <w:rtl/>
          </w:rPr>
          <w:delText>שכן היא דורשת קומפילציה</w:delText>
        </w:r>
        <w:r w:rsidDel="001768C8">
          <w:rPr>
            <w:rFonts w:ascii="Calibri" w:hAnsi="Calibri" w:cs="Calibri" w:hint="cs"/>
            <w:rtl/>
          </w:rPr>
          <w:delText xml:space="preserve">. </w:delText>
        </w:r>
        <w:r w:rsidDel="001768C8">
          <w:rPr>
            <w:rFonts w:ascii="Calibri" w:hAnsi="Calibri" w:cs="Times New Roman" w:hint="cs"/>
            <w:rtl/>
          </w:rPr>
          <w:delText>בנוסף</w:delText>
        </w:r>
        <w:r w:rsidDel="001768C8">
          <w:rPr>
            <w:rFonts w:ascii="Calibri" w:hAnsi="Calibri" w:cs="Calibri" w:hint="cs"/>
            <w:rtl/>
          </w:rPr>
          <w:delText xml:space="preserve">, </w:delText>
        </w:r>
        <w:r w:rsidDel="001768C8">
          <w:rPr>
            <w:rFonts w:ascii="Calibri" w:hAnsi="Calibri" w:cs="Times New Roman" w:hint="cs"/>
            <w:rtl/>
          </w:rPr>
          <w:delText>ניהול משימות אסינכרוניות ב</w:delText>
        </w:r>
        <w:r w:rsidDel="001768C8">
          <w:rPr>
            <w:rFonts w:ascii="Calibri" w:hAnsi="Calibri" w:cs="Calibri"/>
          </w:rPr>
          <w:delText>java</w:delText>
        </w:r>
        <w:r w:rsidDel="001768C8">
          <w:rPr>
            <w:rFonts w:ascii="Calibri" w:hAnsi="Calibri" w:cs="Times New Roman" w:hint="cs"/>
            <w:rtl/>
          </w:rPr>
          <w:delText xml:space="preserve"> דורש מימוש של </w:delText>
        </w:r>
        <w:r w:rsidDel="001768C8">
          <w:rPr>
            <w:rFonts w:ascii="Calibri" w:hAnsi="Calibri" w:cs="Calibri"/>
          </w:rPr>
          <w:delText>observer</w:delText>
        </w:r>
        <w:r w:rsidDel="001768C8">
          <w:rPr>
            <w:rFonts w:ascii="Calibri" w:hAnsi="Calibri" w:cs="Times New Roman" w:hint="cs"/>
            <w:rtl/>
          </w:rPr>
          <w:delText xml:space="preserve"> ו</w:delText>
        </w:r>
        <w:r w:rsidDel="001768C8">
          <w:rPr>
            <w:rFonts w:ascii="Calibri" w:hAnsi="Calibri" w:cs="Calibri" w:hint="cs"/>
            <w:rtl/>
          </w:rPr>
          <w:delText>-</w:delText>
        </w:r>
        <w:r w:rsidDel="001768C8">
          <w:rPr>
            <w:rFonts w:ascii="Calibri" w:hAnsi="Calibri" w:cs="Calibri"/>
          </w:rPr>
          <w:delText>observable</w:delText>
        </w:r>
        <w:r w:rsidDel="001768C8">
          <w:rPr>
            <w:rFonts w:ascii="Calibri" w:hAnsi="Calibri" w:cs="Calibri" w:hint="cs"/>
            <w:rtl/>
          </w:rPr>
          <w:delText xml:space="preserve">, </w:delText>
        </w:r>
        <w:r w:rsidDel="001768C8">
          <w:rPr>
            <w:rFonts w:ascii="Calibri" w:hAnsi="Calibri" w:cs="Times New Roman" w:hint="cs"/>
            <w:rtl/>
          </w:rPr>
          <w:delText>בעוד ב</w:delText>
        </w:r>
        <w:r w:rsidDel="001768C8">
          <w:rPr>
            <w:rFonts w:ascii="Calibri" w:hAnsi="Calibri" w:cs="Calibri"/>
          </w:rPr>
          <w:delText>Node.JS</w:delText>
        </w:r>
        <w:r w:rsidDel="001768C8">
          <w:rPr>
            <w:rFonts w:ascii="Calibri" w:hAnsi="Calibri" w:cs="Times New Roman" w:hint="cs"/>
            <w:rtl/>
          </w:rPr>
          <w:delText xml:space="preserve"> המנגנון ממומש כבר בשפה באמצעות </w:delText>
        </w:r>
        <w:r w:rsidDel="001768C8">
          <w:rPr>
            <w:rFonts w:ascii="Calibri" w:hAnsi="Calibri" w:cs="Calibri"/>
          </w:rPr>
          <w:delText>Promises</w:delText>
        </w:r>
        <w:r w:rsidDel="001768C8">
          <w:rPr>
            <w:rFonts w:ascii="Calibri" w:hAnsi="Calibri" w:cs="Calibri" w:hint="cs"/>
            <w:rtl/>
          </w:rPr>
          <w:delText>.</w:delText>
        </w:r>
        <w:r w:rsidDel="001768C8">
          <w:rPr>
            <w:rFonts w:ascii="Calibri" w:hAnsi="Calibri" w:cs="Calibri"/>
          </w:rPr>
          <w:delText xml:space="preserve"> </w:delText>
        </w:r>
        <w:r w:rsidDel="001768C8">
          <w:rPr>
            <w:rFonts w:ascii="Calibri" w:hAnsi="Calibri" w:cs="Times New Roman" w:hint="cs"/>
            <w:rtl/>
          </w:rPr>
          <w:delText xml:space="preserve"> בהקשרים האלו</w:delText>
        </w:r>
        <w:r w:rsidDel="001768C8">
          <w:rPr>
            <w:rFonts w:ascii="Calibri" w:hAnsi="Calibri" w:cs="Calibri" w:hint="cs"/>
            <w:rtl/>
          </w:rPr>
          <w:delText xml:space="preserve">, </w:delText>
        </w:r>
        <w:r w:rsidDel="001768C8">
          <w:rPr>
            <w:rFonts w:ascii="Calibri" w:hAnsi="Calibri" w:cs="Calibri"/>
          </w:rPr>
          <w:delText>Asp.net</w:delText>
        </w:r>
        <w:r w:rsidDel="001768C8">
          <w:rPr>
            <w:rFonts w:ascii="Calibri" w:hAnsi="Calibri" w:cs="Times New Roman" w:hint="cs"/>
            <w:rtl/>
          </w:rPr>
          <w:delText xml:space="preserve"> דומה מאוד</w:delText>
        </w:r>
        <w:r w:rsidDel="001768C8">
          <w:rPr>
            <w:rFonts w:ascii="Calibri" w:hAnsi="Calibri" w:cs="Calibri" w:hint="cs"/>
            <w:rtl/>
          </w:rPr>
          <w:delText xml:space="preserve">, </w:delText>
        </w:r>
        <w:r w:rsidDel="001768C8">
          <w:rPr>
            <w:rFonts w:ascii="Calibri" w:hAnsi="Calibri" w:cs="Times New Roman" w:hint="cs"/>
            <w:rtl/>
          </w:rPr>
          <w:delText>ודורשת קומפילציה אף היא</w:delText>
        </w:r>
        <w:r w:rsidDel="001768C8">
          <w:rPr>
            <w:rFonts w:ascii="Calibri" w:hAnsi="Calibri" w:cs="Calibri" w:hint="cs"/>
            <w:rtl/>
          </w:rPr>
          <w:delText xml:space="preserve">. </w:delText>
        </w:r>
        <w:r w:rsidDel="001768C8">
          <w:rPr>
            <w:rFonts w:ascii="Calibri" w:hAnsi="Calibri" w:cs="Times New Roman" w:hint="cs"/>
            <w:rtl/>
          </w:rPr>
          <w:delText>גם מנגנון התהליכים האסינכרוניים דומה ל</w:delText>
        </w:r>
        <w:r w:rsidDel="001768C8">
          <w:rPr>
            <w:rFonts w:ascii="Calibri" w:hAnsi="Calibri" w:cs="Calibri"/>
          </w:rPr>
          <w:delText>Java</w:delText>
        </w:r>
        <w:r w:rsidDel="001768C8">
          <w:rPr>
            <w:rFonts w:ascii="Calibri" w:hAnsi="Calibri" w:cs="Calibri" w:hint="cs"/>
            <w:rtl/>
          </w:rPr>
          <w:delText>.</w:delText>
        </w:r>
      </w:del>
    </w:p>
    <w:p w14:paraId="5B919323" w14:textId="1AEC7D11" w:rsidR="002675C9" w:rsidDel="001768C8" w:rsidRDefault="002675C9" w:rsidP="002675C9">
      <w:pPr>
        <w:pStyle w:val="ListParagraph"/>
        <w:bidi/>
        <w:ind w:left="1080"/>
        <w:rPr>
          <w:del w:id="1283" w:author="אורן  ציפורה שור" w:date="2019-12-04T18:19:00Z"/>
          <w:rFonts w:ascii="Calibri" w:hAnsi="Calibri" w:cs="Calibri"/>
          <w:rtl/>
        </w:rPr>
      </w:pPr>
    </w:p>
    <w:p w14:paraId="7AC68F06" w14:textId="0689CACC" w:rsidR="002675C9" w:rsidDel="001768C8" w:rsidRDefault="002675C9" w:rsidP="002675C9">
      <w:pPr>
        <w:pStyle w:val="ListParagraph"/>
        <w:bidi/>
        <w:ind w:left="1080"/>
        <w:rPr>
          <w:del w:id="1284" w:author="אורן  ציפורה שור" w:date="2019-12-04T18:19:00Z"/>
          <w:rFonts w:ascii="Calibri" w:hAnsi="Calibri" w:cs="Calibri"/>
          <w:rtl/>
        </w:rPr>
      </w:pPr>
      <w:del w:id="1285" w:author="אורן  ציפורה שור" w:date="2019-12-04T18:19:00Z">
        <w:r w:rsidDel="001768C8">
          <w:rPr>
            <w:rFonts w:ascii="Calibri" w:hAnsi="Calibri" w:cs="Times New Roman" w:hint="cs"/>
            <w:rtl/>
          </w:rPr>
          <w:delText>אם כן</w:delText>
        </w:r>
        <w:r w:rsidDel="001768C8">
          <w:rPr>
            <w:rFonts w:ascii="Calibri" w:hAnsi="Calibri" w:cs="Calibri" w:hint="cs"/>
            <w:rtl/>
          </w:rPr>
          <w:delText xml:space="preserve">, </w:delText>
        </w:r>
        <w:r w:rsidDel="001768C8">
          <w:rPr>
            <w:rFonts w:ascii="Calibri" w:hAnsi="Calibri" w:cs="Times New Roman" w:hint="cs"/>
            <w:rtl/>
          </w:rPr>
          <w:delText>בחרנו עבור ה</w:delText>
        </w:r>
        <w:r w:rsidDel="001768C8">
          <w:rPr>
            <w:rFonts w:ascii="Calibri" w:hAnsi="Calibri" w:cs="Calibri"/>
          </w:rPr>
          <w:delText>backend</w:delText>
        </w:r>
        <w:r w:rsidDel="001768C8">
          <w:rPr>
            <w:rFonts w:ascii="Calibri" w:hAnsi="Calibri" w:cs="Times New Roman" w:hint="cs"/>
            <w:rtl/>
          </w:rPr>
          <w:delText xml:space="preserve"> את </w:delText>
        </w:r>
        <w:r w:rsidDel="001768C8">
          <w:rPr>
            <w:rFonts w:ascii="Calibri" w:hAnsi="Calibri" w:cs="Calibri"/>
          </w:rPr>
          <w:delText>nodeJ</w:delText>
        </w:r>
        <w:r w:rsidDel="001768C8">
          <w:rPr>
            <w:rFonts w:ascii="Calibri" w:hAnsi="Calibri" w:cs="Calibri" w:hint="cs"/>
          </w:rPr>
          <w:delText>S</w:delText>
        </w:r>
        <w:r w:rsidDel="001768C8">
          <w:rPr>
            <w:rFonts w:ascii="Calibri" w:hAnsi="Calibri" w:cs="Times New Roman" w:hint="cs"/>
            <w:rtl/>
          </w:rPr>
          <w:delText xml:space="preserve"> לאור התמיכה שלה בקוד אסינכרוני </w:delText>
        </w:r>
        <w:r w:rsidDel="001768C8">
          <w:rPr>
            <w:rFonts w:ascii="Calibri" w:hAnsi="Calibri" w:cs="Calibri" w:hint="cs"/>
            <w:rtl/>
          </w:rPr>
          <w:delText>(</w:delText>
        </w:r>
        <w:r w:rsidDel="001768C8">
          <w:rPr>
            <w:rFonts w:ascii="Calibri" w:hAnsi="Calibri" w:cs="Times New Roman" w:hint="cs"/>
            <w:rtl/>
          </w:rPr>
          <w:delText>שהוא חלק אינהרנטי מהשימוש ב</w:delText>
        </w:r>
        <w:r w:rsidDel="001768C8">
          <w:rPr>
            <w:rFonts w:ascii="Calibri" w:hAnsi="Calibri" w:cs="Calibri"/>
          </w:rPr>
          <w:delText>DB</w:delText>
        </w:r>
        <w:r w:rsidDel="001768C8">
          <w:rPr>
            <w:rFonts w:ascii="Calibri" w:hAnsi="Calibri" w:cs="Calibri" w:hint="cs"/>
            <w:rtl/>
          </w:rPr>
          <w:delText xml:space="preserve">), </w:delText>
        </w:r>
        <w:r w:rsidDel="001768C8">
          <w:rPr>
            <w:rFonts w:ascii="Calibri" w:hAnsi="Calibri" w:cs="Times New Roman" w:hint="cs"/>
            <w:rtl/>
          </w:rPr>
          <w:delText>ונוחות הפיתוח ללא צורך בקומפילציה</w:delText>
        </w:r>
        <w:r w:rsidDel="001768C8">
          <w:rPr>
            <w:rFonts w:ascii="Calibri" w:hAnsi="Calibri" w:cs="Calibri" w:hint="cs"/>
            <w:rtl/>
          </w:rPr>
          <w:delText xml:space="preserve">. </w:delText>
        </w:r>
        <w:r w:rsidDel="001768C8">
          <w:rPr>
            <w:rFonts w:ascii="Calibri" w:hAnsi="Calibri" w:cs="Times New Roman" w:hint="cs"/>
            <w:rtl/>
          </w:rPr>
          <w:delText xml:space="preserve">ניתן להריץ </w:delText>
        </w:r>
        <w:r w:rsidDel="001768C8">
          <w:rPr>
            <w:rFonts w:ascii="Calibri" w:hAnsi="Calibri" w:cs="Calibri"/>
          </w:rPr>
          <w:delText>Live Server</w:delText>
        </w:r>
        <w:r w:rsidDel="001768C8">
          <w:rPr>
            <w:rFonts w:ascii="Calibri" w:hAnsi="Calibri" w:cs="Times New Roman" w:hint="cs"/>
            <w:rtl/>
          </w:rPr>
          <w:delText xml:space="preserve"> שמתעדכן בקוד החדש בכל רגע באופן אוטומטי</w:delText>
        </w:r>
        <w:r w:rsidDel="001768C8">
          <w:rPr>
            <w:rFonts w:ascii="Calibri" w:hAnsi="Calibri" w:cs="Calibri" w:hint="cs"/>
            <w:rtl/>
          </w:rPr>
          <w:delText>.</w:delText>
        </w:r>
      </w:del>
    </w:p>
    <w:p w14:paraId="2E69D184" w14:textId="6F35A27D" w:rsidR="002675C9" w:rsidDel="001768C8" w:rsidRDefault="002675C9" w:rsidP="002675C9">
      <w:pPr>
        <w:pStyle w:val="ListParagraph"/>
        <w:bidi/>
        <w:rPr>
          <w:del w:id="1286" w:author="אורן  ציפורה שור" w:date="2019-12-04T18:19:00Z"/>
          <w:rFonts w:ascii="Calibri" w:hAnsi="Calibri" w:cs="Calibri"/>
          <w:rtl/>
        </w:rPr>
      </w:pPr>
    </w:p>
    <w:p w14:paraId="2C978401" w14:textId="2660ACE9" w:rsidR="002675C9" w:rsidRPr="009C5C34" w:rsidDel="001768C8" w:rsidRDefault="002675C9" w:rsidP="002675C9">
      <w:pPr>
        <w:pStyle w:val="ListParagraph"/>
        <w:numPr>
          <w:ilvl w:val="0"/>
          <w:numId w:val="10"/>
        </w:numPr>
        <w:bidi/>
        <w:rPr>
          <w:del w:id="1287" w:author="אורן  ציפורה שור" w:date="2019-12-04T18:19:00Z"/>
          <w:rFonts w:ascii="Calibri" w:hAnsi="Calibri" w:cs="Calibri"/>
        </w:rPr>
      </w:pPr>
      <w:del w:id="1288" w:author="אורן  ציפורה שור" w:date="2019-12-04T18:19:00Z">
        <w:r w:rsidDel="001768C8">
          <w:rPr>
            <w:rFonts w:ascii="Calibri" w:hAnsi="Calibri" w:cs="Calibri"/>
          </w:rPr>
          <w:delText>Front-End</w:delText>
        </w:r>
        <w:r w:rsidDel="001768C8">
          <w:rPr>
            <w:rFonts w:ascii="Calibri" w:hAnsi="Calibri" w:cs="Calibri" w:hint="cs"/>
            <w:rtl/>
          </w:rPr>
          <w:delText xml:space="preserve">: </w:delText>
        </w:r>
        <w:r w:rsidDel="001768C8">
          <w:rPr>
            <w:rFonts w:ascii="Calibri" w:hAnsi="Calibri" w:cs="Calibri"/>
          </w:rPr>
          <w:delText>Angular</w:delText>
        </w:r>
        <w:r w:rsidDel="001768C8">
          <w:rPr>
            <w:rFonts w:ascii="Calibri" w:hAnsi="Calibri" w:cs="Calibri" w:hint="cs"/>
            <w:rtl/>
          </w:rPr>
          <w:delText xml:space="preserve"> </w:delText>
        </w:r>
        <w:r w:rsidDel="001768C8">
          <w:rPr>
            <w:rFonts w:ascii="Calibri" w:hAnsi="Calibri" w:cs="Calibri"/>
            <w:rtl/>
          </w:rPr>
          <w:delText>–</w:delText>
        </w:r>
        <w:r w:rsidDel="001768C8">
          <w:rPr>
            <w:rFonts w:ascii="Calibri" w:hAnsi="Calibri" w:cs="Times New Roman" w:hint="cs"/>
            <w:rtl/>
          </w:rPr>
          <w:delText xml:space="preserve">היא </w:delText>
        </w:r>
        <w:r w:rsidDel="001768C8">
          <w:rPr>
            <w:rFonts w:ascii="Calibri" w:hAnsi="Calibri" w:cs="Calibri"/>
          </w:rPr>
          <w:delText>framework</w:delText>
        </w:r>
        <w:r w:rsidDel="001768C8">
          <w:rPr>
            <w:rFonts w:ascii="Calibri" w:hAnsi="Calibri" w:cs="Times New Roman" w:hint="cs"/>
            <w:rtl/>
          </w:rPr>
          <w:delText xml:space="preserve"> של </w:delText>
        </w:r>
        <w:r w:rsidDel="001768C8">
          <w:rPr>
            <w:rFonts w:ascii="Calibri" w:hAnsi="Calibri" w:cs="Calibri"/>
          </w:rPr>
          <w:delText>JavaScript</w:delText>
        </w:r>
        <w:r w:rsidDel="001768C8">
          <w:rPr>
            <w:rFonts w:ascii="Calibri" w:hAnsi="Calibri" w:cs="Calibri" w:hint="cs"/>
            <w:rtl/>
          </w:rPr>
          <w:delText xml:space="preserve">, </w:delText>
        </w:r>
        <w:r w:rsidDel="001768C8">
          <w:rPr>
            <w:rFonts w:ascii="Calibri" w:hAnsi="Calibri" w:cs="Times New Roman" w:hint="cs"/>
            <w:rtl/>
          </w:rPr>
          <w:delText xml:space="preserve">מבוססת </w:delText>
        </w:r>
        <w:r w:rsidDel="001768C8">
          <w:rPr>
            <w:rFonts w:ascii="Calibri" w:hAnsi="Calibri" w:cs="Calibri"/>
          </w:rPr>
          <w:delText>TypeScript</w:delText>
        </w:r>
        <w:r w:rsidDel="001768C8">
          <w:rPr>
            <w:rFonts w:ascii="Calibri" w:hAnsi="Calibri" w:cs="Calibri" w:hint="cs"/>
            <w:rtl/>
          </w:rPr>
          <w:delText xml:space="preserve">. </w:delText>
        </w:r>
        <w:r w:rsidDel="001768C8">
          <w:rPr>
            <w:rFonts w:ascii="Calibri" w:hAnsi="Calibri" w:cs="Times New Roman" w:hint="cs"/>
            <w:rtl/>
          </w:rPr>
          <w:delText>מאפשרת שינויים ב</w:delText>
        </w:r>
        <w:r w:rsidDel="001768C8">
          <w:rPr>
            <w:rFonts w:ascii="Calibri" w:hAnsi="Calibri" w:cs="Calibri" w:hint="cs"/>
            <w:rtl/>
          </w:rPr>
          <w:delText xml:space="preserve">- </w:delText>
        </w:r>
        <w:r w:rsidDel="001768C8">
          <w:rPr>
            <w:rFonts w:ascii="Calibri" w:hAnsi="Calibri" w:cs="Calibri" w:hint="cs"/>
          </w:rPr>
          <w:delText>DOM</w:delText>
        </w:r>
        <w:r w:rsidDel="001768C8">
          <w:rPr>
            <w:rFonts w:ascii="Calibri" w:hAnsi="Calibri" w:cs="Times New Roman" w:hint="cs"/>
            <w:rtl/>
          </w:rPr>
          <w:delText xml:space="preserve"> בצורה דינאמית בעת הריצה</w:delText>
        </w:r>
        <w:r w:rsidDel="001768C8">
          <w:rPr>
            <w:rFonts w:ascii="Calibri" w:hAnsi="Calibri" w:cs="Calibri" w:hint="cs"/>
            <w:rtl/>
          </w:rPr>
          <w:delText xml:space="preserve">. </w:delText>
        </w:r>
        <w:r w:rsidDel="001768C8">
          <w:rPr>
            <w:rFonts w:ascii="Calibri" w:hAnsi="Calibri" w:cs="Times New Roman" w:hint="cs"/>
            <w:rtl/>
          </w:rPr>
          <w:delText xml:space="preserve">מקלה את הפיתוח לעומת </w:delText>
        </w:r>
        <w:r w:rsidDel="001768C8">
          <w:rPr>
            <w:rFonts w:ascii="Calibri" w:hAnsi="Calibri" w:cs="Calibri" w:hint="cs"/>
          </w:rPr>
          <w:delText>JS</w:delText>
        </w:r>
        <w:r w:rsidDel="001768C8">
          <w:rPr>
            <w:rFonts w:ascii="Calibri" w:hAnsi="Calibri" w:cs="Calibri" w:hint="cs"/>
            <w:rtl/>
          </w:rPr>
          <w:delText xml:space="preserve">. </w:delText>
        </w:r>
        <w:r w:rsidDel="001768C8">
          <w:rPr>
            <w:rFonts w:ascii="Calibri" w:hAnsi="Calibri" w:cs="Calibri"/>
          </w:rPr>
          <w:delText>Angular</w:delText>
        </w:r>
        <w:r w:rsidDel="001768C8">
          <w:rPr>
            <w:rFonts w:ascii="Calibri" w:hAnsi="Calibri" w:cs="Times New Roman" w:hint="cs"/>
            <w:rtl/>
          </w:rPr>
          <w:delText xml:space="preserve"> היא שפה שמפותחת</w:delText>
        </w:r>
        <w:r w:rsidDel="001768C8">
          <w:rPr>
            <w:rFonts w:ascii="Calibri" w:hAnsi="Calibri" w:cs="Calibri" w:hint="cs"/>
            <w:rtl/>
          </w:rPr>
          <w:delText xml:space="preserve">, </w:delText>
        </w:r>
        <w:r w:rsidDel="001768C8">
          <w:rPr>
            <w:rFonts w:ascii="Calibri" w:hAnsi="Calibri" w:cs="Times New Roman" w:hint="cs"/>
            <w:rtl/>
          </w:rPr>
          <w:delText>נתמכת</w:delText>
        </w:r>
        <w:r w:rsidDel="001768C8">
          <w:rPr>
            <w:rFonts w:ascii="Calibri" w:hAnsi="Calibri" w:cs="Calibri" w:hint="cs"/>
            <w:rtl/>
          </w:rPr>
          <w:delText xml:space="preserve">, </w:delText>
        </w:r>
        <w:r w:rsidDel="001768C8">
          <w:rPr>
            <w:rFonts w:ascii="Calibri" w:hAnsi="Calibri" w:cs="Times New Roman" w:hint="cs"/>
            <w:rtl/>
          </w:rPr>
          <w:delText>וגם מפתחים באמצעותה ב</w:delText>
        </w:r>
        <w:r w:rsidDel="001768C8">
          <w:rPr>
            <w:rFonts w:ascii="Calibri" w:hAnsi="Calibri" w:cs="Calibri" w:hint="cs"/>
            <w:rtl/>
          </w:rPr>
          <w:delText>-</w:delText>
        </w:r>
        <w:r w:rsidDel="001768C8">
          <w:rPr>
            <w:rFonts w:ascii="Calibri" w:hAnsi="Calibri" w:cs="Calibri"/>
          </w:rPr>
          <w:delText>Google</w:delText>
        </w:r>
        <w:r w:rsidDel="001768C8">
          <w:rPr>
            <w:rFonts w:ascii="Calibri" w:hAnsi="Calibri" w:cs="Calibri" w:hint="cs"/>
            <w:rtl/>
          </w:rPr>
          <w:delText xml:space="preserve">, </w:delText>
        </w:r>
        <w:r w:rsidDel="001768C8">
          <w:rPr>
            <w:rFonts w:ascii="Calibri" w:hAnsi="Calibri" w:cs="Times New Roman" w:hint="cs"/>
            <w:rtl/>
          </w:rPr>
          <w:delText>מה שמבטיח תמיכה והמשך פיתוח בעתיד הנראה לעין</w:delText>
        </w:r>
        <w:r w:rsidDel="001768C8">
          <w:rPr>
            <w:rFonts w:ascii="Calibri" w:hAnsi="Calibri" w:cs="Calibri" w:hint="cs"/>
            <w:rtl/>
          </w:rPr>
          <w:delText xml:space="preserve">. </w:delText>
        </w:r>
        <w:r w:rsidDel="001768C8">
          <w:rPr>
            <w:rFonts w:ascii="Calibri" w:hAnsi="Calibri" w:cs="Times New Roman" w:hint="cs"/>
            <w:rtl/>
          </w:rPr>
          <w:delText>בנוסף</w:delText>
        </w:r>
        <w:r w:rsidDel="001768C8">
          <w:rPr>
            <w:rFonts w:ascii="Calibri" w:hAnsi="Calibri" w:cs="Calibri" w:hint="cs"/>
            <w:rtl/>
          </w:rPr>
          <w:delText xml:space="preserve">, </w:delText>
        </w:r>
        <w:r w:rsidDel="001768C8">
          <w:rPr>
            <w:rFonts w:ascii="Calibri" w:hAnsi="Calibri" w:cs="Calibri"/>
          </w:rPr>
          <w:delText>Angular</w:delText>
        </w:r>
        <w:r w:rsidDel="001768C8">
          <w:rPr>
            <w:rFonts w:ascii="Calibri" w:hAnsi="Calibri" w:cs="Times New Roman" w:hint="cs"/>
            <w:rtl/>
          </w:rPr>
          <w:delText xml:space="preserve"> מגיעה </w:delText>
        </w:r>
        <w:r w:rsidDel="001768C8">
          <w:rPr>
            <w:rFonts w:ascii="Calibri" w:hAnsi="Calibri" w:cs="Calibri"/>
          </w:rPr>
          <w:delText>out of the box</w:delText>
        </w:r>
        <w:r w:rsidDel="001768C8">
          <w:rPr>
            <w:rFonts w:ascii="Calibri" w:hAnsi="Calibri" w:cs="Times New Roman" w:hint="cs"/>
            <w:rtl/>
          </w:rPr>
          <w:delText xml:space="preserve"> עם מימושים ופתרונות לבעיות שניתקל בהן</w:delText>
        </w:r>
        <w:r w:rsidDel="001768C8">
          <w:rPr>
            <w:rFonts w:ascii="Calibri" w:hAnsi="Calibri" w:cs="Calibri" w:hint="cs"/>
            <w:rtl/>
          </w:rPr>
          <w:delText xml:space="preserve">, </w:delText>
        </w:r>
        <w:r w:rsidDel="001768C8">
          <w:rPr>
            <w:rFonts w:ascii="Calibri" w:hAnsi="Calibri" w:cs="Times New Roman" w:hint="cs"/>
            <w:rtl/>
          </w:rPr>
          <w:delText xml:space="preserve">כמו </w:delText>
        </w:r>
        <w:r w:rsidDel="001768C8">
          <w:rPr>
            <w:rFonts w:ascii="Calibri" w:hAnsi="Calibri" w:cs="Calibri"/>
          </w:rPr>
          <w:delText>router</w:delText>
        </w:r>
        <w:r w:rsidDel="001768C8">
          <w:rPr>
            <w:rFonts w:ascii="Calibri" w:hAnsi="Calibri" w:cs="Calibri" w:hint="cs"/>
            <w:rtl/>
          </w:rPr>
          <w:delText xml:space="preserve">, </w:delText>
        </w:r>
        <w:r w:rsidDel="001768C8">
          <w:rPr>
            <w:rFonts w:ascii="Calibri" w:hAnsi="Calibri" w:cs="Calibri"/>
          </w:rPr>
          <w:delText>form validation</w:delText>
        </w:r>
        <w:r w:rsidDel="001768C8">
          <w:rPr>
            <w:rFonts w:ascii="Calibri" w:hAnsi="Calibri" w:cs="Calibri" w:hint="cs"/>
            <w:rtl/>
          </w:rPr>
          <w:delText xml:space="preserve">, </w:delText>
        </w:r>
        <w:r w:rsidDel="001768C8">
          <w:rPr>
            <w:rFonts w:ascii="Calibri" w:hAnsi="Calibri" w:cs="Calibri"/>
          </w:rPr>
          <w:delText>httpClient</w:delText>
        </w:r>
        <w:r w:rsidDel="001768C8">
          <w:rPr>
            <w:rFonts w:ascii="Calibri" w:hAnsi="Calibri" w:cs="Times New Roman" w:hint="cs"/>
            <w:rtl/>
          </w:rPr>
          <w:delText xml:space="preserve"> ועוד</w:delText>
        </w:r>
        <w:r w:rsidDel="001768C8">
          <w:rPr>
            <w:rFonts w:ascii="Calibri" w:hAnsi="Calibri" w:cs="Calibri" w:hint="cs"/>
            <w:rtl/>
          </w:rPr>
          <w:delText>.</w:delText>
        </w:r>
      </w:del>
    </w:p>
    <w:p w14:paraId="4BAFE60A" w14:textId="40FC14AB" w:rsidR="002675C9" w:rsidDel="001768C8" w:rsidRDefault="002675C9" w:rsidP="002675C9">
      <w:pPr>
        <w:pStyle w:val="ListParagraph"/>
        <w:bidi/>
        <w:ind w:left="1080"/>
        <w:rPr>
          <w:del w:id="1289" w:author="אורן  ציפורה שור" w:date="2019-12-04T18:19:00Z"/>
          <w:rFonts w:ascii="Calibri" w:hAnsi="Calibri" w:cs="Calibri"/>
          <w:rtl/>
        </w:rPr>
      </w:pPr>
      <w:del w:id="1290" w:author="אורן  ציפורה שור" w:date="2019-12-04T18:19:00Z">
        <w:r w:rsidDel="001768C8">
          <w:rPr>
            <w:rFonts w:ascii="Calibri" w:hAnsi="Calibri" w:cs="Times New Roman" w:hint="cs"/>
            <w:rtl/>
          </w:rPr>
          <w:delText xml:space="preserve">אפשרויות נוספות שעומדות בפנינו הן </w:delText>
        </w:r>
        <w:r w:rsidDel="001768C8">
          <w:rPr>
            <w:rFonts w:ascii="Calibri" w:hAnsi="Calibri" w:cs="Calibri"/>
          </w:rPr>
          <w:delText>Vue, jQuery</w:delText>
        </w:r>
        <w:r w:rsidDel="001768C8">
          <w:rPr>
            <w:rFonts w:ascii="Calibri" w:hAnsi="Calibri" w:cs="Times New Roman" w:hint="cs"/>
            <w:rtl/>
          </w:rPr>
          <w:delText xml:space="preserve"> ו</w:delText>
        </w:r>
        <w:r w:rsidDel="001768C8">
          <w:rPr>
            <w:rFonts w:ascii="Calibri" w:hAnsi="Calibri" w:cs="Calibri" w:hint="cs"/>
            <w:rtl/>
          </w:rPr>
          <w:delText>-</w:delText>
        </w:r>
        <w:r w:rsidDel="001768C8">
          <w:rPr>
            <w:rFonts w:ascii="Calibri" w:hAnsi="Calibri" w:cs="Calibri"/>
          </w:rPr>
          <w:delText>React</w:delText>
        </w:r>
        <w:r w:rsidDel="001768C8">
          <w:rPr>
            <w:rFonts w:ascii="Calibri" w:hAnsi="Calibri" w:cs="Calibri" w:hint="cs"/>
            <w:rtl/>
          </w:rPr>
          <w:delText xml:space="preserve">. </w:delText>
        </w:r>
        <w:r w:rsidDel="001768C8">
          <w:rPr>
            <w:rFonts w:ascii="Calibri" w:hAnsi="Calibri" w:cs="Times New Roman" w:hint="cs"/>
            <w:rtl/>
          </w:rPr>
          <w:delText xml:space="preserve">ארבע האפשרויות הן למעשה </w:delText>
        </w:r>
        <w:r w:rsidDel="001768C8">
          <w:rPr>
            <w:rFonts w:ascii="Calibri" w:hAnsi="Calibri" w:cs="Calibri"/>
          </w:rPr>
          <w:delText>frameworks</w:delText>
        </w:r>
        <w:r w:rsidDel="001768C8">
          <w:rPr>
            <w:rFonts w:ascii="Calibri" w:hAnsi="Calibri" w:cs="Times New Roman" w:hint="cs"/>
            <w:rtl/>
          </w:rPr>
          <w:delText xml:space="preserve"> מבוססי </w:delText>
        </w:r>
        <w:r w:rsidDel="001768C8">
          <w:rPr>
            <w:rFonts w:ascii="Calibri" w:hAnsi="Calibri" w:cs="Calibri"/>
          </w:rPr>
          <w:delText>JavaScript</w:delText>
        </w:r>
        <w:r w:rsidDel="001768C8">
          <w:rPr>
            <w:rFonts w:ascii="Calibri" w:hAnsi="Calibri" w:cs="Calibri" w:hint="cs"/>
            <w:rtl/>
          </w:rPr>
          <w:delText>.</w:delText>
        </w:r>
      </w:del>
    </w:p>
    <w:p w14:paraId="3618F902" w14:textId="21B1AD2E" w:rsidR="002675C9" w:rsidDel="001768C8" w:rsidRDefault="002675C9" w:rsidP="002675C9">
      <w:pPr>
        <w:pStyle w:val="ListParagraph"/>
        <w:bidi/>
        <w:ind w:left="1080"/>
        <w:rPr>
          <w:del w:id="1291" w:author="אורן  ציפורה שור" w:date="2019-12-04T18:19:00Z"/>
          <w:rFonts w:ascii="Calibri" w:hAnsi="Calibri" w:cs="Calibri"/>
          <w:rtl/>
        </w:rPr>
      </w:pPr>
    </w:p>
    <w:p w14:paraId="7715805D" w14:textId="25F27748" w:rsidR="002675C9" w:rsidDel="001768C8" w:rsidRDefault="002675C9" w:rsidP="002675C9">
      <w:pPr>
        <w:pStyle w:val="ListParagraph"/>
        <w:bidi/>
        <w:ind w:left="1080"/>
        <w:rPr>
          <w:del w:id="1292" w:author="אורן  ציפורה שור" w:date="2019-12-04T18:19:00Z"/>
          <w:rFonts w:ascii="Calibri" w:hAnsi="Calibri" w:cs="Calibri"/>
          <w:rtl/>
        </w:rPr>
      </w:pPr>
      <w:del w:id="1293" w:author="אורן  ציפורה שור" w:date="2019-12-04T18:19:00Z">
        <w:r w:rsidDel="001768C8">
          <w:rPr>
            <w:rFonts w:ascii="Calibri" w:hAnsi="Calibri" w:cs="Calibri"/>
          </w:rPr>
          <w:delText>React</w:delText>
        </w:r>
        <w:r w:rsidDel="001768C8">
          <w:rPr>
            <w:rFonts w:ascii="Calibri" w:hAnsi="Calibri" w:cs="Times New Roman" w:hint="cs"/>
            <w:rtl/>
          </w:rPr>
          <w:delText xml:space="preserve"> היא למעשה סיפרייה שנועדה לפיתוח </w:delText>
        </w:r>
        <w:r w:rsidDel="001768C8">
          <w:rPr>
            <w:rFonts w:ascii="Calibri" w:hAnsi="Calibri" w:cs="Calibri"/>
          </w:rPr>
          <w:delText>UI</w:delText>
        </w:r>
        <w:r w:rsidDel="001768C8">
          <w:rPr>
            <w:rFonts w:ascii="Calibri" w:hAnsi="Calibri" w:cs="Times New Roman" w:hint="cs"/>
            <w:rtl/>
          </w:rPr>
          <w:delText xml:space="preserve"> ע</w:delText>
        </w:r>
        <w:r w:rsidDel="001768C8">
          <w:rPr>
            <w:rFonts w:ascii="Calibri" w:hAnsi="Calibri" w:cs="Calibri" w:hint="cs"/>
            <w:rtl/>
          </w:rPr>
          <w:delText>"</w:delText>
        </w:r>
        <w:r w:rsidDel="001768C8">
          <w:rPr>
            <w:rFonts w:ascii="Calibri" w:hAnsi="Calibri" w:cs="Times New Roman" w:hint="cs"/>
            <w:rtl/>
          </w:rPr>
          <w:delText xml:space="preserve">י </w:delText>
        </w:r>
        <w:r w:rsidDel="001768C8">
          <w:rPr>
            <w:rFonts w:ascii="Calibri" w:hAnsi="Calibri" w:cs="Calibri"/>
          </w:rPr>
          <w:delText>Facebook</w:delText>
        </w:r>
        <w:r w:rsidDel="001768C8">
          <w:rPr>
            <w:rFonts w:ascii="Calibri" w:hAnsi="Calibri" w:cs="Calibri" w:hint="cs"/>
            <w:rtl/>
          </w:rPr>
          <w:delText xml:space="preserve">. </w:delText>
        </w:r>
        <w:r w:rsidDel="001768C8">
          <w:rPr>
            <w:rFonts w:ascii="Calibri" w:hAnsi="Calibri" w:cs="Times New Roman" w:hint="cs"/>
            <w:rtl/>
          </w:rPr>
          <w:delText>ככזאת</w:delText>
        </w:r>
        <w:r w:rsidDel="001768C8">
          <w:rPr>
            <w:rFonts w:ascii="Calibri" w:hAnsi="Calibri" w:cs="Calibri" w:hint="cs"/>
            <w:rtl/>
          </w:rPr>
          <w:delText xml:space="preserve">, </w:delText>
        </w:r>
        <w:r w:rsidDel="001768C8">
          <w:rPr>
            <w:rFonts w:ascii="Calibri" w:hAnsi="Calibri" w:cs="Times New Roman" w:hint="cs"/>
            <w:rtl/>
          </w:rPr>
          <w:delText xml:space="preserve">היא אינה מגיעה עם כלל הכלים הנדרשים שמגיעים עם </w:delText>
        </w:r>
        <w:r w:rsidDel="001768C8">
          <w:rPr>
            <w:rFonts w:ascii="Calibri" w:hAnsi="Calibri" w:cs="Calibri"/>
          </w:rPr>
          <w:delText>Angular</w:delText>
        </w:r>
        <w:r w:rsidDel="001768C8">
          <w:rPr>
            <w:rFonts w:ascii="Calibri" w:hAnsi="Calibri" w:cs="Calibri" w:hint="cs"/>
            <w:rtl/>
          </w:rPr>
          <w:delText xml:space="preserve">, </w:delText>
        </w:r>
        <w:r w:rsidDel="001768C8">
          <w:rPr>
            <w:rFonts w:ascii="Calibri" w:hAnsi="Calibri" w:cs="Times New Roman" w:hint="cs"/>
            <w:rtl/>
          </w:rPr>
          <w:delText>ותדרוש מאיתנו שימוש בספריות נוספות</w:delText>
        </w:r>
        <w:r w:rsidDel="001768C8">
          <w:rPr>
            <w:rFonts w:ascii="Calibri" w:hAnsi="Calibri" w:cs="Calibri" w:hint="cs"/>
            <w:rtl/>
          </w:rPr>
          <w:delText xml:space="preserve">, </w:delText>
        </w:r>
        <w:r w:rsidDel="001768C8">
          <w:rPr>
            <w:rFonts w:ascii="Calibri" w:hAnsi="Calibri" w:cs="Times New Roman" w:hint="cs"/>
            <w:rtl/>
          </w:rPr>
          <w:delText>מה שייצור תלות בחבילות חיצוניות ונקודות כשל אפשריות במקרה של שדרוגים או עדכונים בחבילות אלה</w:delText>
        </w:r>
        <w:r w:rsidDel="001768C8">
          <w:rPr>
            <w:rFonts w:ascii="Calibri" w:hAnsi="Calibri" w:cs="Calibri" w:hint="cs"/>
            <w:rtl/>
          </w:rPr>
          <w:delText xml:space="preserve">. </w:delText>
        </w:r>
        <w:r w:rsidDel="001768C8">
          <w:rPr>
            <w:rFonts w:ascii="Calibri" w:hAnsi="Calibri" w:cs="Times New Roman" w:hint="cs"/>
            <w:rtl/>
          </w:rPr>
          <w:delText>מבחינת ביצועים</w:delText>
        </w:r>
        <w:r w:rsidDel="001768C8">
          <w:rPr>
            <w:rFonts w:ascii="Calibri" w:hAnsi="Calibri" w:cs="Calibri" w:hint="cs"/>
            <w:rtl/>
          </w:rPr>
          <w:delText xml:space="preserve">, </w:delText>
        </w:r>
        <w:r w:rsidDel="001768C8">
          <w:rPr>
            <w:rFonts w:ascii="Calibri" w:hAnsi="Calibri" w:cs="Calibri"/>
          </w:rPr>
          <w:delText>React</w:delText>
        </w:r>
        <w:r w:rsidDel="001768C8">
          <w:rPr>
            <w:rFonts w:ascii="Calibri" w:hAnsi="Calibri" w:cs="Times New Roman" w:hint="cs"/>
            <w:rtl/>
          </w:rPr>
          <w:delText xml:space="preserve"> עדיפה על פני </w:delText>
        </w:r>
        <w:r w:rsidDel="001768C8">
          <w:rPr>
            <w:rFonts w:ascii="Calibri" w:hAnsi="Calibri" w:cs="Calibri"/>
          </w:rPr>
          <w:delText>Angular</w:delText>
        </w:r>
        <w:r w:rsidDel="001768C8">
          <w:rPr>
            <w:rFonts w:ascii="Calibri" w:hAnsi="Calibri" w:cs="Calibri" w:hint="cs"/>
            <w:rtl/>
          </w:rPr>
          <w:delText xml:space="preserve">, </w:delText>
        </w:r>
        <w:r w:rsidDel="001768C8">
          <w:rPr>
            <w:rFonts w:ascii="Calibri" w:hAnsi="Calibri" w:cs="Times New Roman" w:hint="cs"/>
            <w:rtl/>
          </w:rPr>
          <w:delText>אך האפליקציה שלנו אינה דורשת ביצועים מהירים בצד הלקוח</w:delText>
        </w:r>
        <w:r w:rsidDel="001768C8">
          <w:rPr>
            <w:rFonts w:ascii="Calibri" w:hAnsi="Calibri" w:cs="Calibri" w:hint="cs"/>
            <w:rtl/>
          </w:rPr>
          <w:delText xml:space="preserve">, </w:delText>
        </w:r>
        <w:r w:rsidDel="001768C8">
          <w:rPr>
            <w:rFonts w:ascii="Calibri" w:hAnsi="Calibri" w:cs="Times New Roman" w:hint="cs"/>
            <w:rtl/>
          </w:rPr>
          <w:delText xml:space="preserve">אשר יממש תהליך ארוכים באמצעות </w:delText>
        </w:r>
        <w:r w:rsidDel="001768C8">
          <w:rPr>
            <w:rFonts w:ascii="Calibri" w:hAnsi="Calibri" w:cs="Calibri"/>
          </w:rPr>
          <w:delText>GUI</w:delText>
        </w:r>
        <w:r w:rsidDel="001768C8">
          <w:rPr>
            <w:rFonts w:ascii="Calibri" w:hAnsi="Calibri" w:cs="Calibri" w:hint="cs"/>
            <w:rtl/>
          </w:rPr>
          <w:delText xml:space="preserve">, </w:delText>
        </w:r>
        <w:r w:rsidDel="001768C8">
          <w:rPr>
            <w:rFonts w:ascii="Calibri" w:hAnsi="Calibri" w:cs="Times New Roman" w:hint="cs"/>
            <w:rtl/>
          </w:rPr>
          <w:delText>ולא חישובים ארוכים ואוטומטיים</w:delText>
        </w:r>
        <w:r w:rsidDel="001768C8">
          <w:rPr>
            <w:rFonts w:ascii="Calibri" w:hAnsi="Calibri" w:cs="Calibri" w:hint="cs"/>
            <w:rtl/>
          </w:rPr>
          <w:delText>.</w:delText>
        </w:r>
      </w:del>
    </w:p>
    <w:p w14:paraId="0EEA6A4C" w14:textId="616CD992" w:rsidR="002675C9" w:rsidDel="001768C8" w:rsidRDefault="002675C9" w:rsidP="002675C9">
      <w:pPr>
        <w:pStyle w:val="ListParagraph"/>
        <w:bidi/>
        <w:ind w:left="1080"/>
        <w:rPr>
          <w:del w:id="1294" w:author="אורן  ציפורה שור" w:date="2019-12-04T18:19:00Z"/>
          <w:rFonts w:ascii="Calibri" w:hAnsi="Calibri" w:cs="Calibri"/>
          <w:rtl/>
        </w:rPr>
      </w:pPr>
      <w:del w:id="1295" w:author="אורן  ציפורה שור" w:date="2019-12-04T18:19:00Z">
        <w:r w:rsidDel="001768C8">
          <w:rPr>
            <w:rFonts w:ascii="Calibri" w:hAnsi="Calibri" w:cs="Times New Roman" w:hint="cs"/>
            <w:rtl/>
          </w:rPr>
          <w:delText xml:space="preserve">לעומת </w:delText>
        </w:r>
        <w:r w:rsidDel="001768C8">
          <w:rPr>
            <w:rFonts w:ascii="Calibri" w:hAnsi="Calibri" w:cs="Calibri"/>
          </w:rPr>
          <w:delText>React</w:delText>
        </w:r>
        <w:r w:rsidDel="001768C8">
          <w:rPr>
            <w:rFonts w:ascii="Calibri" w:hAnsi="Calibri" w:cs="Calibri" w:hint="cs"/>
            <w:rtl/>
          </w:rPr>
          <w:delText xml:space="preserve">, </w:delText>
        </w:r>
        <w:r w:rsidDel="001768C8">
          <w:rPr>
            <w:rFonts w:ascii="Calibri" w:hAnsi="Calibri" w:cs="Calibri"/>
          </w:rPr>
          <w:delText>Angular</w:delText>
        </w:r>
        <w:r w:rsidDel="001768C8">
          <w:rPr>
            <w:rFonts w:ascii="Calibri" w:hAnsi="Calibri" w:cs="Times New Roman" w:hint="cs"/>
            <w:rtl/>
          </w:rPr>
          <w:delText xml:space="preserve"> תומכת ב</w:delText>
        </w:r>
        <w:r w:rsidDel="001768C8">
          <w:rPr>
            <w:rFonts w:ascii="Calibri" w:hAnsi="Calibri" w:cs="Calibri"/>
          </w:rPr>
          <w:delText>dependency Injection</w:delText>
        </w:r>
        <w:r w:rsidDel="001768C8">
          <w:rPr>
            <w:rFonts w:ascii="Calibri" w:hAnsi="Calibri" w:cs="Calibri" w:hint="cs"/>
            <w:rtl/>
          </w:rPr>
          <w:delText xml:space="preserve">, </w:delText>
        </w:r>
        <w:r w:rsidDel="001768C8">
          <w:rPr>
            <w:rFonts w:ascii="Calibri" w:hAnsi="Calibri" w:cs="Times New Roman" w:hint="cs"/>
            <w:rtl/>
          </w:rPr>
          <w:delText xml:space="preserve">ומאלצת את המפתחים לחלוקה ברורה של </w:delText>
        </w:r>
        <w:r w:rsidDel="001768C8">
          <w:rPr>
            <w:rFonts w:ascii="Calibri" w:hAnsi="Calibri" w:cs="Calibri"/>
          </w:rPr>
          <w:delText>MVC</w:delText>
        </w:r>
        <w:r w:rsidDel="001768C8">
          <w:rPr>
            <w:rFonts w:ascii="Calibri" w:hAnsi="Calibri" w:cs="Calibri" w:hint="cs"/>
            <w:rtl/>
          </w:rPr>
          <w:delText xml:space="preserve">. </w:delText>
        </w:r>
        <w:r w:rsidDel="001768C8">
          <w:rPr>
            <w:rFonts w:ascii="Calibri" w:hAnsi="Calibri" w:cs="Times New Roman" w:hint="cs"/>
            <w:rtl/>
          </w:rPr>
          <w:delText>שתי עובדות אלה מאלצות את הפיתוח להיות מודולרי ופשוט לבדיקה</w:delText>
        </w:r>
        <w:r w:rsidDel="001768C8">
          <w:rPr>
            <w:rFonts w:ascii="Calibri" w:hAnsi="Calibri" w:cs="Calibri" w:hint="cs"/>
            <w:rtl/>
          </w:rPr>
          <w:delText>.</w:delText>
        </w:r>
      </w:del>
    </w:p>
    <w:p w14:paraId="51FC987C" w14:textId="27E3A8D5" w:rsidR="002675C9" w:rsidDel="001768C8" w:rsidRDefault="002675C9" w:rsidP="002675C9">
      <w:pPr>
        <w:pStyle w:val="ListParagraph"/>
        <w:bidi/>
        <w:ind w:left="1080"/>
        <w:rPr>
          <w:del w:id="1296" w:author="אורן  ציפורה שור" w:date="2019-12-04T18:19:00Z"/>
          <w:rFonts w:ascii="Calibri" w:hAnsi="Calibri" w:cs="Calibri"/>
          <w:rtl/>
        </w:rPr>
      </w:pPr>
    </w:p>
    <w:p w14:paraId="6272B3B2" w14:textId="1C4A7BCB" w:rsidR="002675C9" w:rsidDel="001768C8" w:rsidRDefault="002675C9" w:rsidP="002675C9">
      <w:pPr>
        <w:pStyle w:val="ListParagraph"/>
        <w:bidi/>
        <w:ind w:left="1095"/>
        <w:rPr>
          <w:del w:id="1297" w:author="אורן  ציפורה שור" w:date="2019-12-04T18:19:00Z"/>
          <w:rFonts w:ascii="Calibri" w:hAnsi="Calibri" w:cs="Calibri"/>
          <w:rtl/>
        </w:rPr>
      </w:pPr>
      <w:del w:id="1298" w:author="אורן  ציפורה שור" w:date="2019-12-04T18:19:00Z">
        <w:r w:rsidDel="001768C8">
          <w:rPr>
            <w:rFonts w:ascii="Calibri" w:hAnsi="Calibri" w:cs="Calibri"/>
          </w:rPr>
          <w:delText>Vue.Js</w:delText>
        </w:r>
        <w:r w:rsidDel="001768C8">
          <w:rPr>
            <w:rFonts w:ascii="Calibri" w:hAnsi="Calibri" w:cs="Times New Roman" w:hint="cs"/>
            <w:rtl/>
          </w:rPr>
          <w:delText xml:space="preserve"> היא </w:delText>
        </w:r>
        <w:r w:rsidDel="001768C8">
          <w:rPr>
            <w:rFonts w:ascii="Calibri" w:hAnsi="Calibri" w:cs="Calibri"/>
          </w:rPr>
          <w:delText>framework</w:delText>
        </w:r>
        <w:r w:rsidDel="001768C8">
          <w:rPr>
            <w:rFonts w:ascii="Calibri" w:hAnsi="Calibri" w:cs="Times New Roman" w:hint="cs"/>
            <w:rtl/>
          </w:rPr>
          <w:delText xml:space="preserve"> צעיר יחסית</w:delText>
        </w:r>
        <w:r w:rsidDel="001768C8">
          <w:rPr>
            <w:rFonts w:ascii="Calibri" w:hAnsi="Calibri" w:cs="Calibri" w:hint="cs"/>
            <w:rtl/>
          </w:rPr>
          <w:delText xml:space="preserve">, </w:delText>
        </w:r>
        <w:r w:rsidDel="001768C8">
          <w:rPr>
            <w:rFonts w:ascii="Calibri" w:hAnsi="Calibri" w:cs="Times New Roman" w:hint="cs"/>
            <w:rtl/>
          </w:rPr>
          <w:delText>ללא חברה גדולה שעומדת מאחוריו</w:delText>
        </w:r>
        <w:r w:rsidDel="001768C8">
          <w:rPr>
            <w:rFonts w:ascii="Calibri" w:hAnsi="Calibri" w:cs="Calibri" w:hint="cs"/>
            <w:rtl/>
          </w:rPr>
          <w:delText xml:space="preserve">, </w:delText>
        </w:r>
        <w:r w:rsidDel="001768C8">
          <w:rPr>
            <w:rFonts w:ascii="Calibri" w:hAnsi="Calibri" w:cs="Times New Roman" w:hint="cs"/>
            <w:rtl/>
          </w:rPr>
          <w:delText>או קהילת פיתוח גדולה וחזקה כמו שיש ל</w:delText>
        </w:r>
        <w:r w:rsidDel="001768C8">
          <w:rPr>
            <w:rFonts w:ascii="Calibri" w:hAnsi="Calibri" w:cs="Calibri"/>
          </w:rPr>
          <w:delText>React</w:delText>
        </w:r>
        <w:r w:rsidDel="001768C8">
          <w:rPr>
            <w:rFonts w:ascii="Calibri" w:hAnsi="Calibri" w:cs="Times New Roman" w:hint="cs"/>
            <w:rtl/>
          </w:rPr>
          <w:delText xml:space="preserve"> ול</w:delText>
        </w:r>
        <w:r w:rsidDel="001768C8">
          <w:rPr>
            <w:rFonts w:ascii="Calibri" w:hAnsi="Calibri" w:cs="Calibri"/>
          </w:rPr>
          <w:delText>Angular</w:delText>
        </w:r>
        <w:r w:rsidDel="001768C8">
          <w:rPr>
            <w:rFonts w:ascii="Calibri" w:hAnsi="Calibri" w:cs="Calibri" w:hint="cs"/>
            <w:rtl/>
          </w:rPr>
          <w:delText xml:space="preserve">. </w:delText>
        </w:r>
        <w:r w:rsidDel="001768C8">
          <w:rPr>
            <w:rFonts w:ascii="Calibri" w:hAnsi="Calibri" w:cs="Times New Roman" w:hint="cs"/>
            <w:rtl/>
          </w:rPr>
          <w:delText>לכן ישנן כרגע פחות חבילות מוכנות</w:delText>
        </w:r>
        <w:r w:rsidDel="001768C8">
          <w:rPr>
            <w:rFonts w:ascii="Calibri" w:hAnsi="Calibri" w:cs="Calibri" w:hint="cs"/>
            <w:rtl/>
          </w:rPr>
          <w:delText xml:space="preserve">, </w:delText>
        </w:r>
        <w:r w:rsidDel="001768C8">
          <w:rPr>
            <w:rFonts w:ascii="Calibri" w:hAnsi="Calibri" w:cs="Times New Roman" w:hint="cs"/>
            <w:rtl/>
          </w:rPr>
          <w:delText>ופחות תמיכה</w:delText>
        </w:r>
        <w:r w:rsidDel="001768C8">
          <w:rPr>
            <w:rFonts w:ascii="Calibri" w:hAnsi="Calibri" w:cs="Calibri" w:hint="cs"/>
            <w:rtl/>
          </w:rPr>
          <w:delText>.</w:delText>
        </w:r>
      </w:del>
    </w:p>
    <w:p w14:paraId="6564AE05" w14:textId="707BDE54" w:rsidR="002675C9" w:rsidDel="001768C8" w:rsidRDefault="002675C9" w:rsidP="002675C9">
      <w:pPr>
        <w:pStyle w:val="ListParagraph"/>
        <w:bidi/>
        <w:ind w:left="1800" w:hanging="720"/>
        <w:rPr>
          <w:del w:id="1299" w:author="אורן  ציפורה שור" w:date="2019-12-04T18:19:00Z"/>
          <w:rFonts w:ascii="Calibri" w:hAnsi="Calibri" w:cs="Calibri"/>
          <w:rtl/>
        </w:rPr>
      </w:pPr>
    </w:p>
    <w:p w14:paraId="6274E768" w14:textId="72AEB0A6" w:rsidR="002675C9" w:rsidDel="001768C8" w:rsidRDefault="002675C9" w:rsidP="002675C9">
      <w:pPr>
        <w:pStyle w:val="ListParagraph"/>
        <w:bidi/>
        <w:ind w:left="1800" w:hanging="720"/>
        <w:rPr>
          <w:del w:id="1300" w:author="אורן  ציפורה שור" w:date="2019-12-04T18:19:00Z"/>
          <w:rFonts w:ascii="Calibri" w:hAnsi="Calibri" w:cs="Calibri"/>
        </w:rPr>
      </w:pPr>
      <w:del w:id="1301" w:author="אורן  ציפורה שור" w:date="2019-12-04T18:19:00Z">
        <w:r w:rsidDel="001768C8">
          <w:rPr>
            <w:rFonts w:ascii="Calibri" w:hAnsi="Calibri" w:cs="Calibri"/>
          </w:rPr>
          <w:delText>jQuery</w:delText>
        </w:r>
        <w:r w:rsidDel="001768C8">
          <w:rPr>
            <w:rFonts w:ascii="Calibri" w:hAnsi="Calibri" w:cs="Times New Roman" w:hint="cs"/>
            <w:rtl/>
          </w:rPr>
          <w:delText xml:space="preserve"> היא סיפרייה  של </w:delText>
        </w:r>
        <w:r w:rsidDel="001768C8">
          <w:rPr>
            <w:rFonts w:ascii="Calibri" w:hAnsi="Calibri" w:cs="Calibri"/>
          </w:rPr>
          <w:delText>JavaScript</w:delText>
        </w:r>
        <w:r w:rsidDel="001768C8">
          <w:rPr>
            <w:rFonts w:ascii="Calibri" w:hAnsi="Calibri" w:cs="Times New Roman" w:hint="cs"/>
            <w:rtl/>
          </w:rPr>
          <w:delText xml:space="preserve"> אשר מאפשרת לבצע מניפולצייה על ה</w:delText>
        </w:r>
        <w:r w:rsidDel="001768C8">
          <w:rPr>
            <w:rFonts w:ascii="Calibri" w:hAnsi="Calibri" w:cs="Calibri" w:hint="cs"/>
          </w:rPr>
          <w:delText>D</w:delText>
        </w:r>
        <w:r w:rsidDel="001768C8">
          <w:rPr>
            <w:rFonts w:ascii="Calibri" w:hAnsi="Calibri" w:cs="Calibri"/>
          </w:rPr>
          <w:delText>OM</w:delText>
        </w:r>
        <w:r w:rsidDel="001768C8">
          <w:rPr>
            <w:rFonts w:ascii="Calibri" w:hAnsi="Calibri" w:cs="Times New Roman" w:hint="cs"/>
            <w:rtl/>
          </w:rPr>
          <w:delText xml:space="preserve"> באופן דינאמי בזמן הריצה</w:delText>
        </w:r>
        <w:r w:rsidDel="001768C8">
          <w:rPr>
            <w:rFonts w:ascii="Calibri" w:hAnsi="Calibri" w:cs="Calibri" w:hint="cs"/>
            <w:rtl/>
          </w:rPr>
          <w:delText>.</w:delText>
        </w:r>
      </w:del>
    </w:p>
    <w:p w14:paraId="39DE68B5" w14:textId="2B6170FF" w:rsidR="002675C9" w:rsidDel="001768C8" w:rsidRDefault="002675C9" w:rsidP="002675C9">
      <w:pPr>
        <w:pStyle w:val="ListParagraph"/>
        <w:bidi/>
        <w:ind w:left="1095"/>
        <w:rPr>
          <w:del w:id="1302" w:author="אורן  ציפורה שור" w:date="2019-12-04T18:19:00Z"/>
          <w:rFonts w:ascii="Calibri" w:hAnsi="Calibri" w:cs="Calibri"/>
          <w:rtl/>
        </w:rPr>
      </w:pPr>
      <w:del w:id="1303" w:author="אורן  ציפורה שור" w:date="2019-12-04T18:19:00Z">
        <w:r w:rsidDel="001768C8">
          <w:rPr>
            <w:rFonts w:ascii="Calibri" w:hAnsi="Calibri" w:cs="Times New Roman" w:hint="cs"/>
            <w:rtl/>
          </w:rPr>
          <w:delText>בדומה ל</w:delText>
        </w:r>
        <w:r w:rsidDel="001768C8">
          <w:rPr>
            <w:rFonts w:ascii="Calibri" w:hAnsi="Calibri" w:cs="Calibri"/>
          </w:rPr>
          <w:delText>React</w:delText>
        </w:r>
        <w:r w:rsidDel="001768C8">
          <w:rPr>
            <w:rFonts w:ascii="Calibri" w:hAnsi="Calibri" w:cs="Calibri" w:hint="cs"/>
            <w:rtl/>
          </w:rPr>
          <w:delText xml:space="preserve">, </w:delText>
        </w:r>
        <w:r w:rsidDel="001768C8">
          <w:rPr>
            <w:rFonts w:ascii="Calibri" w:hAnsi="Calibri" w:cs="Times New Roman" w:hint="cs"/>
            <w:rtl/>
          </w:rPr>
          <w:delText>שימוש ב</w:delText>
        </w:r>
        <w:r w:rsidDel="001768C8">
          <w:rPr>
            <w:rFonts w:ascii="Calibri" w:hAnsi="Calibri" w:cs="Calibri"/>
          </w:rPr>
          <w:delText>jQuery</w:delText>
        </w:r>
        <w:r w:rsidDel="001768C8">
          <w:rPr>
            <w:rFonts w:ascii="Calibri" w:hAnsi="Calibri" w:cs="Times New Roman" w:hint="cs"/>
            <w:rtl/>
          </w:rPr>
          <w:delText xml:space="preserve"> ידרוש מאיתנו שימוש בחבילות נוספות</w:delText>
        </w:r>
        <w:r w:rsidDel="001768C8">
          <w:rPr>
            <w:rFonts w:ascii="Calibri" w:hAnsi="Calibri" w:cs="Calibri" w:hint="cs"/>
            <w:rtl/>
          </w:rPr>
          <w:delText xml:space="preserve">, </w:delText>
        </w:r>
        <w:r w:rsidDel="001768C8">
          <w:rPr>
            <w:rFonts w:ascii="Calibri" w:hAnsi="Calibri" w:cs="Times New Roman" w:hint="cs"/>
            <w:rtl/>
          </w:rPr>
          <w:delText>שכן מדובר בחבילה בלבד</w:delText>
        </w:r>
        <w:r w:rsidDel="001768C8">
          <w:rPr>
            <w:rFonts w:ascii="Calibri" w:hAnsi="Calibri" w:cs="Calibri" w:hint="cs"/>
            <w:rtl/>
          </w:rPr>
          <w:delText xml:space="preserve">, </w:delText>
        </w:r>
        <w:r w:rsidDel="001768C8">
          <w:rPr>
            <w:rFonts w:ascii="Calibri" w:hAnsi="Calibri" w:cs="Times New Roman" w:hint="cs"/>
            <w:rtl/>
          </w:rPr>
          <w:delText>ולא ב</w:delText>
        </w:r>
        <w:r w:rsidDel="001768C8">
          <w:rPr>
            <w:rFonts w:ascii="Calibri" w:hAnsi="Calibri" w:cs="Calibri"/>
          </w:rPr>
          <w:delText>framework</w:delText>
        </w:r>
        <w:r w:rsidDel="001768C8">
          <w:rPr>
            <w:rFonts w:ascii="Calibri" w:hAnsi="Calibri" w:cs="Times New Roman" w:hint="cs"/>
            <w:rtl/>
          </w:rPr>
          <w:delText xml:space="preserve"> שלם</w:delText>
        </w:r>
        <w:r w:rsidDel="001768C8">
          <w:rPr>
            <w:rFonts w:ascii="Calibri" w:hAnsi="Calibri" w:cs="Calibri" w:hint="cs"/>
            <w:rtl/>
          </w:rPr>
          <w:delText xml:space="preserve">. </w:delText>
        </w:r>
        <w:r w:rsidDel="001768C8">
          <w:rPr>
            <w:rFonts w:ascii="Calibri" w:hAnsi="Calibri" w:cs="Times New Roman" w:hint="cs"/>
            <w:rtl/>
          </w:rPr>
          <w:delText>כמו כן</w:delText>
        </w:r>
        <w:r w:rsidDel="001768C8">
          <w:rPr>
            <w:rFonts w:ascii="Calibri" w:hAnsi="Calibri" w:cs="Calibri" w:hint="cs"/>
            <w:rtl/>
          </w:rPr>
          <w:delText xml:space="preserve">, </w:delText>
        </w:r>
        <w:r w:rsidDel="001768C8">
          <w:rPr>
            <w:rFonts w:ascii="Calibri" w:hAnsi="Calibri" w:cs="Times New Roman" w:hint="cs"/>
            <w:rtl/>
          </w:rPr>
          <w:delText>אין את ההפרדה המוגדרת ל</w:delText>
        </w:r>
        <w:r w:rsidDel="001768C8">
          <w:rPr>
            <w:rFonts w:ascii="Calibri" w:hAnsi="Calibri" w:cs="Calibri"/>
          </w:rPr>
          <w:delText>MVC</w:delText>
        </w:r>
        <w:r w:rsidDel="001768C8">
          <w:rPr>
            <w:rFonts w:ascii="Calibri" w:hAnsi="Calibri" w:cs="Calibri" w:hint="cs"/>
            <w:rtl/>
          </w:rPr>
          <w:delText xml:space="preserve">. </w:delText>
        </w:r>
        <w:r w:rsidDel="001768C8">
          <w:rPr>
            <w:rFonts w:ascii="Calibri" w:hAnsi="Calibri" w:cs="Times New Roman" w:hint="cs"/>
            <w:rtl/>
          </w:rPr>
          <w:delText>בנוסף</w:delText>
        </w:r>
        <w:r w:rsidDel="001768C8">
          <w:rPr>
            <w:rFonts w:ascii="Calibri" w:hAnsi="Calibri" w:cs="Calibri" w:hint="cs"/>
            <w:rtl/>
          </w:rPr>
          <w:delText xml:space="preserve">, </w:delText>
        </w:r>
        <w:r w:rsidDel="001768C8">
          <w:rPr>
            <w:rFonts w:ascii="Calibri" w:hAnsi="Calibri" w:cs="Calibri"/>
          </w:rPr>
          <w:delText>Angular</w:delText>
        </w:r>
        <w:r w:rsidDel="001768C8">
          <w:rPr>
            <w:rFonts w:ascii="Calibri" w:hAnsi="Calibri" w:cs="Times New Roman" w:hint="cs"/>
            <w:rtl/>
          </w:rPr>
          <w:delText xml:space="preserve"> תומכת ב</w:delText>
        </w:r>
        <w:r w:rsidDel="001768C8">
          <w:rPr>
            <w:rFonts w:ascii="Calibri" w:hAnsi="Calibri" w:cs="Calibri"/>
          </w:rPr>
          <w:delText>data binding</w:delText>
        </w:r>
        <w:r w:rsidDel="001768C8">
          <w:rPr>
            <w:rFonts w:ascii="Calibri" w:hAnsi="Calibri" w:cs="Calibri" w:hint="cs"/>
            <w:rtl/>
          </w:rPr>
          <w:delText xml:space="preserve">, </w:delText>
        </w:r>
        <w:r w:rsidDel="001768C8">
          <w:rPr>
            <w:rFonts w:ascii="Calibri" w:hAnsi="Calibri" w:cs="Times New Roman" w:hint="cs"/>
            <w:rtl/>
          </w:rPr>
          <w:delText>בעוד ב</w:delText>
        </w:r>
        <w:r w:rsidDel="001768C8">
          <w:rPr>
            <w:rFonts w:ascii="Calibri" w:hAnsi="Calibri" w:cs="Calibri"/>
          </w:rPr>
          <w:delText>jQuery</w:delText>
        </w:r>
        <w:r w:rsidDel="001768C8">
          <w:rPr>
            <w:rFonts w:ascii="Calibri" w:hAnsi="Calibri" w:cs="Times New Roman" w:hint="cs"/>
            <w:rtl/>
          </w:rPr>
          <w:delText xml:space="preserve"> יש צורך לטפל בכל מקום שבוא נרצה לקשר בין </w:delText>
        </w:r>
        <w:r w:rsidDel="001768C8">
          <w:rPr>
            <w:rFonts w:ascii="Calibri" w:hAnsi="Calibri" w:cs="Calibri"/>
          </w:rPr>
          <w:delText>data</w:delText>
        </w:r>
        <w:r w:rsidDel="001768C8">
          <w:rPr>
            <w:rFonts w:ascii="Calibri" w:hAnsi="Calibri" w:cs="Times New Roman" w:hint="cs"/>
            <w:rtl/>
          </w:rPr>
          <w:delText xml:space="preserve"> לבין תצוגה באופן ידני</w:delText>
        </w:r>
        <w:r w:rsidDel="001768C8">
          <w:rPr>
            <w:rFonts w:ascii="Calibri" w:hAnsi="Calibri" w:cs="Calibri" w:hint="cs"/>
            <w:rtl/>
          </w:rPr>
          <w:delText xml:space="preserve">. </w:delText>
        </w:r>
      </w:del>
    </w:p>
    <w:p w14:paraId="2463BF1F" w14:textId="5438A44D" w:rsidR="002675C9" w:rsidDel="001768C8" w:rsidRDefault="002675C9" w:rsidP="002675C9">
      <w:pPr>
        <w:pStyle w:val="ListParagraph"/>
        <w:bidi/>
        <w:ind w:left="1095"/>
        <w:rPr>
          <w:del w:id="1304" w:author="אורן  ציפורה שור" w:date="2019-12-04T18:19:00Z"/>
          <w:rFonts w:ascii="Calibri" w:hAnsi="Calibri" w:cs="Calibri"/>
          <w:rtl/>
        </w:rPr>
      </w:pPr>
    </w:p>
    <w:p w14:paraId="21A7DA29" w14:textId="0B9B2750" w:rsidR="002675C9" w:rsidRPr="009561A7" w:rsidDel="001768C8" w:rsidRDefault="002675C9" w:rsidP="002675C9">
      <w:pPr>
        <w:pStyle w:val="ListParagraph"/>
        <w:bidi/>
        <w:ind w:left="1095"/>
        <w:rPr>
          <w:del w:id="1305" w:author="אורן  ציפורה שור" w:date="2019-12-04T18:19:00Z"/>
          <w:rFonts w:ascii="Calibri" w:hAnsi="Calibri" w:cs="Calibri"/>
          <w:rtl/>
        </w:rPr>
      </w:pPr>
      <w:del w:id="1306" w:author="אורן  ציפורה שור" w:date="2019-12-04T18:19:00Z">
        <w:r w:rsidDel="001768C8">
          <w:rPr>
            <w:rFonts w:ascii="Calibri" w:hAnsi="Calibri" w:cs="Times New Roman" w:hint="cs"/>
            <w:rtl/>
          </w:rPr>
          <w:delText>אם כן</w:delText>
        </w:r>
        <w:r w:rsidDel="001768C8">
          <w:rPr>
            <w:rFonts w:ascii="Calibri" w:hAnsi="Calibri" w:cs="Calibri" w:hint="cs"/>
            <w:rtl/>
          </w:rPr>
          <w:delText xml:space="preserve">, </w:delText>
        </w:r>
        <w:r w:rsidDel="001768C8">
          <w:rPr>
            <w:rFonts w:ascii="Calibri" w:hAnsi="Calibri" w:cs="Times New Roman" w:hint="cs"/>
            <w:rtl/>
          </w:rPr>
          <w:delText>בחרנו ב</w:delText>
        </w:r>
        <w:r w:rsidDel="001768C8">
          <w:rPr>
            <w:rFonts w:ascii="Calibri" w:hAnsi="Calibri" w:cs="Calibri"/>
          </w:rPr>
          <w:delText>Angular</w:delText>
        </w:r>
        <w:r w:rsidDel="001768C8">
          <w:rPr>
            <w:rFonts w:ascii="Calibri" w:hAnsi="Calibri" w:cs="Times New Roman" w:hint="cs"/>
            <w:rtl/>
          </w:rPr>
          <w:delText xml:space="preserve"> לאור העובדה שמדובר ב</w:delText>
        </w:r>
        <w:r w:rsidDel="001768C8">
          <w:rPr>
            <w:rFonts w:ascii="Calibri" w:hAnsi="Calibri" w:cs="Calibri"/>
          </w:rPr>
          <w:delText>framework</w:delText>
        </w:r>
        <w:r w:rsidDel="001768C8">
          <w:rPr>
            <w:rFonts w:ascii="Calibri" w:hAnsi="Calibri" w:cs="Times New Roman" w:hint="cs"/>
            <w:rtl/>
          </w:rPr>
          <w:delText xml:space="preserve"> עם תמיכה גדולה</w:delText>
        </w:r>
        <w:r w:rsidDel="001768C8">
          <w:rPr>
            <w:rFonts w:ascii="Calibri" w:hAnsi="Calibri" w:cs="Calibri" w:hint="cs"/>
            <w:rtl/>
          </w:rPr>
          <w:delText xml:space="preserve">, </w:delText>
        </w:r>
        <w:r w:rsidDel="001768C8">
          <w:rPr>
            <w:rFonts w:ascii="Calibri" w:hAnsi="Calibri" w:cs="Times New Roman" w:hint="cs"/>
            <w:rtl/>
          </w:rPr>
          <w:delText>שכולל פונקציונאליות רבה שנזדקק לה</w:delText>
        </w:r>
        <w:r w:rsidDel="001768C8">
          <w:rPr>
            <w:rFonts w:ascii="Calibri" w:hAnsi="Calibri" w:cs="Calibri" w:hint="cs"/>
            <w:rtl/>
          </w:rPr>
          <w:delText xml:space="preserve">. </w:delText>
        </w:r>
        <w:r w:rsidDel="001768C8">
          <w:rPr>
            <w:rFonts w:ascii="Calibri" w:hAnsi="Calibri" w:cs="Times New Roman" w:hint="cs"/>
            <w:rtl/>
          </w:rPr>
          <w:delText>כמו כן</w:delText>
        </w:r>
        <w:r w:rsidDel="001768C8">
          <w:rPr>
            <w:rFonts w:ascii="Calibri" w:hAnsi="Calibri" w:cs="Calibri" w:hint="cs"/>
            <w:rtl/>
          </w:rPr>
          <w:delText xml:space="preserve">, </w:delText>
        </w:r>
        <w:r w:rsidDel="001768C8">
          <w:rPr>
            <w:rFonts w:ascii="Calibri" w:hAnsi="Calibri" w:cs="Times New Roman" w:hint="cs"/>
            <w:rtl/>
          </w:rPr>
          <w:delText>החלוקה המוגדרת ל</w:delText>
        </w:r>
        <w:r w:rsidDel="001768C8">
          <w:rPr>
            <w:rFonts w:ascii="Calibri" w:hAnsi="Calibri" w:cs="Calibri"/>
          </w:rPr>
          <w:delText>MVC</w:delText>
        </w:r>
        <w:r w:rsidDel="001768C8">
          <w:rPr>
            <w:rFonts w:ascii="Calibri" w:hAnsi="Calibri" w:cs="Times New Roman" w:hint="cs"/>
            <w:rtl/>
          </w:rPr>
          <w:delText xml:space="preserve"> תאפשר לנו לכתוב קוד בצורה יעילה יותר</w:delText>
        </w:r>
        <w:r w:rsidDel="001768C8">
          <w:rPr>
            <w:rFonts w:ascii="Calibri" w:hAnsi="Calibri" w:cs="Calibri" w:hint="cs"/>
            <w:rtl/>
          </w:rPr>
          <w:delText>.</w:delText>
        </w:r>
      </w:del>
    </w:p>
    <w:p w14:paraId="3F691ED3" w14:textId="5A3FE607" w:rsidR="002675C9" w:rsidRPr="001807B6" w:rsidDel="001768C8" w:rsidRDefault="002675C9" w:rsidP="002675C9">
      <w:pPr>
        <w:pStyle w:val="ListParagraph"/>
        <w:bidi/>
        <w:ind w:left="1440" w:hanging="720"/>
        <w:rPr>
          <w:del w:id="1307" w:author="אורן  ציפורה שור" w:date="2019-12-04T18:19:00Z"/>
          <w:rFonts w:ascii="Calibri" w:hAnsi="Calibri" w:cs="Calibri"/>
        </w:rPr>
      </w:pPr>
    </w:p>
    <w:p w14:paraId="3ED06CE1" w14:textId="1648499E" w:rsidR="002675C9" w:rsidRPr="002675C9" w:rsidDel="001768C8" w:rsidRDefault="002675C9" w:rsidP="002675C9">
      <w:pPr>
        <w:pStyle w:val="ListParagraph"/>
        <w:numPr>
          <w:ilvl w:val="0"/>
          <w:numId w:val="10"/>
        </w:numPr>
        <w:bidi/>
        <w:rPr>
          <w:del w:id="1308" w:author="אורן  ציפורה שור" w:date="2019-12-04T18:19:00Z"/>
          <w:rFonts w:ascii="Calibri" w:hAnsi="Calibri" w:cs="Calibri"/>
          <w:highlight w:val="yellow"/>
        </w:rPr>
      </w:pPr>
      <w:del w:id="1309" w:author="אורן  ציפורה שור" w:date="2019-12-04T18:19:00Z">
        <w:r w:rsidRPr="002675C9" w:rsidDel="001768C8">
          <w:rPr>
            <w:rFonts w:ascii="Calibri" w:hAnsi="Calibri" w:cs="Calibri"/>
            <w:highlight w:val="yellow"/>
          </w:rPr>
          <w:delText>DBs</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 xml:space="preserve">בנינו שני מבנים אפשריים לבסיס הנתונים ובימים אלו העברנו את המבנים והדרישות לדוקטורנטית במחלקה שחוקרת התאמות של </w:delText>
        </w:r>
        <w:r w:rsidRPr="002675C9" w:rsidDel="001768C8">
          <w:rPr>
            <w:rFonts w:ascii="Calibri" w:hAnsi="Calibri" w:cs="Calibri" w:hint="cs"/>
            <w:highlight w:val="yellow"/>
          </w:rPr>
          <w:delText>DB</w:delText>
        </w:r>
        <w:r w:rsidRPr="002675C9" w:rsidDel="001768C8">
          <w:rPr>
            <w:rFonts w:ascii="Calibri" w:hAnsi="Calibri" w:cs="Times New Roman" w:hint="cs"/>
            <w:highlight w:val="yellow"/>
            <w:rtl/>
          </w:rPr>
          <w:delText xml:space="preserve"> לדרישות הטכניות של פרויקטים</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מחכים לתשובה</w:delText>
        </w:r>
        <w:r w:rsidRPr="002675C9" w:rsidDel="001768C8">
          <w:rPr>
            <w:rFonts w:ascii="Calibri" w:hAnsi="Calibri" w:cs="Calibri" w:hint="cs"/>
            <w:highlight w:val="yellow"/>
            <w:rtl/>
          </w:rPr>
          <w:delText>.</w:delText>
        </w:r>
      </w:del>
    </w:p>
    <w:p w14:paraId="5CEDC09D" w14:textId="6E3D0172" w:rsidR="002675C9" w:rsidRPr="002675C9" w:rsidDel="001768C8" w:rsidRDefault="002675C9" w:rsidP="002675C9">
      <w:pPr>
        <w:bidi/>
        <w:ind w:left="720"/>
        <w:rPr>
          <w:del w:id="1310" w:author="אורן  ציפורה שור" w:date="2019-12-04T18:19:00Z"/>
          <w:rFonts w:ascii="Calibri" w:hAnsi="Calibri" w:cs="Calibri"/>
          <w:highlight w:val="yellow"/>
        </w:rPr>
      </w:pPr>
    </w:p>
    <w:p w14:paraId="28032ED0" w14:textId="57E8B499" w:rsidR="002675C9" w:rsidRPr="002675C9" w:rsidDel="001768C8" w:rsidRDefault="002675C9" w:rsidP="002675C9">
      <w:pPr>
        <w:bidi/>
        <w:ind w:left="1080"/>
        <w:rPr>
          <w:del w:id="1311" w:author="אורן  ציפורה שור" w:date="2019-12-04T18:19:00Z"/>
          <w:rFonts w:ascii="Calibri" w:hAnsi="Calibri" w:cs="Calibri"/>
          <w:highlight w:val="yellow"/>
          <w:rtl/>
        </w:rPr>
      </w:pPr>
      <w:del w:id="1312" w:author="אורן  ציפורה שור" w:date="2019-12-04T18:19:00Z">
        <w:r w:rsidRPr="002675C9" w:rsidDel="001768C8">
          <w:rPr>
            <w:rFonts w:ascii="Calibri" w:hAnsi="Calibri" w:cs="Times New Roman" w:hint="cs"/>
            <w:highlight w:val="yellow"/>
            <w:rtl/>
          </w:rPr>
          <w:delText>בין האפשרויות שעומדות בפנינו</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ניתך למנות את השרתים הבאים</w:delText>
        </w:r>
        <w:r w:rsidRPr="002675C9" w:rsidDel="001768C8">
          <w:rPr>
            <w:rFonts w:ascii="Calibri" w:hAnsi="Calibri" w:cs="Calibri" w:hint="cs"/>
            <w:highlight w:val="yellow"/>
            <w:rtl/>
          </w:rPr>
          <w:delText xml:space="preserve">: </w:delText>
        </w:r>
        <w:r w:rsidRPr="002675C9" w:rsidDel="001768C8">
          <w:rPr>
            <w:rFonts w:ascii="Calibri" w:hAnsi="Calibri" w:cs="Calibri"/>
            <w:highlight w:val="yellow"/>
          </w:rPr>
          <w:delText>MyS</w:delText>
        </w:r>
        <w:r w:rsidRPr="002675C9" w:rsidDel="001768C8">
          <w:rPr>
            <w:rFonts w:ascii="Calibri" w:hAnsi="Calibri" w:cs="Calibri" w:hint="cs"/>
            <w:highlight w:val="yellow"/>
          </w:rPr>
          <w:delText>QL</w:delText>
        </w:r>
        <w:r w:rsidRPr="002675C9" w:rsidDel="001768C8">
          <w:rPr>
            <w:rFonts w:ascii="Calibri" w:hAnsi="Calibri" w:cs="Calibri" w:hint="cs"/>
            <w:highlight w:val="yellow"/>
            <w:rtl/>
          </w:rPr>
          <w:delText xml:space="preserve">, </w:delText>
        </w:r>
        <w:r w:rsidRPr="002675C9" w:rsidDel="001768C8">
          <w:rPr>
            <w:rFonts w:ascii="Calibri" w:hAnsi="Calibri" w:cs="Calibri"/>
            <w:highlight w:val="yellow"/>
          </w:rPr>
          <w:delText>MariaDB</w:delText>
        </w:r>
        <w:r w:rsidRPr="002675C9" w:rsidDel="001768C8">
          <w:rPr>
            <w:rFonts w:ascii="Calibri" w:hAnsi="Calibri" w:cs="Calibri" w:hint="cs"/>
            <w:highlight w:val="yellow"/>
            <w:rtl/>
          </w:rPr>
          <w:delText xml:space="preserve">, </w:delText>
        </w:r>
        <w:r w:rsidRPr="002675C9" w:rsidDel="001768C8">
          <w:rPr>
            <w:rFonts w:ascii="Calibri" w:hAnsi="Calibri" w:cs="Calibri"/>
            <w:highlight w:val="yellow"/>
          </w:rPr>
          <w:delText>PostgreSQL</w:delText>
        </w:r>
        <w:r w:rsidRPr="002675C9" w:rsidDel="001768C8">
          <w:rPr>
            <w:rFonts w:ascii="Calibri" w:hAnsi="Calibri" w:cs="Calibri" w:hint="cs"/>
            <w:highlight w:val="yellow"/>
            <w:rtl/>
          </w:rPr>
          <w:delText xml:space="preserve">, </w:delText>
        </w:r>
        <w:r w:rsidRPr="002675C9" w:rsidDel="001768C8">
          <w:rPr>
            <w:rFonts w:ascii="Calibri" w:hAnsi="Calibri" w:cs="Calibri"/>
            <w:highlight w:val="yellow"/>
          </w:rPr>
          <w:delText>SQLite</w:delText>
        </w:r>
        <w:r w:rsidRPr="002675C9" w:rsidDel="001768C8">
          <w:rPr>
            <w:rFonts w:ascii="Calibri" w:hAnsi="Calibri" w:cs="Calibri" w:hint="cs"/>
            <w:highlight w:val="yellow"/>
            <w:rtl/>
          </w:rPr>
          <w:delText xml:space="preserve">, </w:delText>
        </w:r>
        <w:r w:rsidRPr="002675C9" w:rsidDel="001768C8">
          <w:rPr>
            <w:rFonts w:ascii="Calibri" w:hAnsi="Calibri" w:cs="Calibri" w:hint="cs"/>
            <w:highlight w:val="yellow"/>
          </w:rPr>
          <w:delText>M</w:delText>
        </w:r>
        <w:r w:rsidRPr="002675C9" w:rsidDel="001768C8">
          <w:rPr>
            <w:rFonts w:ascii="Calibri" w:hAnsi="Calibri" w:cs="Calibri"/>
            <w:highlight w:val="yellow"/>
          </w:rPr>
          <w:delText>ongoDB</w:delText>
        </w:r>
        <w:r w:rsidRPr="002675C9" w:rsidDel="001768C8">
          <w:rPr>
            <w:rFonts w:ascii="Calibri" w:hAnsi="Calibri" w:cs="Calibri" w:hint="cs"/>
            <w:highlight w:val="yellow"/>
            <w:rtl/>
          </w:rPr>
          <w:delText xml:space="preserve">, </w:delText>
        </w:r>
        <w:r w:rsidRPr="002675C9" w:rsidDel="001768C8">
          <w:rPr>
            <w:rFonts w:ascii="Calibri" w:hAnsi="Calibri" w:cs="Calibri" w:hint="cs"/>
            <w:highlight w:val="yellow"/>
          </w:rPr>
          <w:delText>N</w:delText>
        </w:r>
        <w:r w:rsidRPr="002675C9" w:rsidDel="001768C8">
          <w:rPr>
            <w:rFonts w:ascii="Calibri" w:hAnsi="Calibri" w:cs="Calibri"/>
            <w:highlight w:val="yellow"/>
          </w:rPr>
          <w:delText>eo4j</w:delText>
        </w:r>
        <w:r w:rsidRPr="002675C9" w:rsidDel="001768C8">
          <w:rPr>
            <w:rFonts w:ascii="Calibri" w:hAnsi="Calibri" w:cs="Calibri" w:hint="cs"/>
            <w:highlight w:val="yellow"/>
            <w:rtl/>
          </w:rPr>
          <w:delText xml:space="preserve">, </w:delText>
        </w:r>
        <w:r w:rsidRPr="002675C9" w:rsidDel="001768C8">
          <w:rPr>
            <w:rFonts w:ascii="Calibri" w:hAnsi="Calibri" w:cs="Calibri"/>
            <w:highlight w:val="yellow"/>
          </w:rPr>
          <w:delText>Cassandra</w:delText>
        </w:r>
        <w:r w:rsidRPr="002675C9" w:rsidDel="001768C8">
          <w:rPr>
            <w:rFonts w:ascii="Calibri" w:hAnsi="Calibri" w:cs="Calibri" w:hint="cs"/>
            <w:highlight w:val="yellow"/>
            <w:rtl/>
          </w:rPr>
          <w:delText xml:space="preserve">. </w:delText>
        </w:r>
      </w:del>
    </w:p>
    <w:p w14:paraId="1D27AAFF" w14:textId="2A4F532A" w:rsidR="002675C9" w:rsidRPr="002675C9" w:rsidDel="001768C8" w:rsidRDefault="002675C9" w:rsidP="002675C9">
      <w:pPr>
        <w:bidi/>
        <w:ind w:left="1080"/>
        <w:rPr>
          <w:del w:id="1313" w:author="אורן  ציפורה שור" w:date="2019-12-04T18:19:00Z"/>
          <w:rFonts w:ascii="Calibri" w:hAnsi="Calibri" w:cs="Calibri"/>
          <w:highlight w:val="yellow"/>
          <w:rtl/>
        </w:rPr>
      </w:pPr>
      <w:del w:id="1314" w:author="אורן  ציפורה שור" w:date="2019-12-04T18:19:00Z">
        <w:r w:rsidRPr="002675C9" w:rsidDel="001768C8">
          <w:rPr>
            <w:rFonts w:ascii="Calibri" w:hAnsi="Calibri" w:cs="Calibri"/>
            <w:highlight w:val="yellow"/>
          </w:rPr>
          <w:delText>SQLite</w:delText>
        </w:r>
        <w:r w:rsidRPr="002675C9" w:rsidDel="001768C8">
          <w:rPr>
            <w:rFonts w:ascii="Calibri" w:hAnsi="Calibri" w:cs="Times New Roman" w:hint="cs"/>
            <w:highlight w:val="yellow"/>
            <w:rtl/>
          </w:rPr>
          <w:delText xml:space="preserve"> היא מערכת קטנה</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ומתאימה מאוד להטמעה ב</w:delText>
        </w:r>
        <w:r w:rsidRPr="002675C9" w:rsidDel="001768C8">
          <w:rPr>
            <w:rFonts w:ascii="Calibri" w:hAnsi="Calibri" w:cs="Calibri"/>
            <w:highlight w:val="yellow"/>
          </w:rPr>
          <w:delText>IoT</w:delText>
        </w:r>
        <w:r w:rsidRPr="002675C9" w:rsidDel="001768C8">
          <w:rPr>
            <w:rFonts w:ascii="Calibri" w:hAnsi="Calibri" w:cs="Times New Roman" w:hint="cs"/>
            <w:highlight w:val="yellow"/>
            <w:rtl/>
          </w:rPr>
          <w:delText xml:space="preserve"> ומערכות </w:delText>
        </w:r>
        <w:r w:rsidRPr="002675C9" w:rsidDel="001768C8">
          <w:rPr>
            <w:rFonts w:ascii="Calibri" w:hAnsi="Calibri" w:cs="Calibri"/>
            <w:highlight w:val="yellow"/>
          </w:rPr>
          <w:delText>embedded</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המערכת לא תומכת בחיבור של מספר משתמשים עם הרשאות שונות</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וצוואר הבקבוק שלה הוא הכתיבה</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אשר מתבצעת באופן סדרתי</w:delText>
        </w:r>
        <w:r w:rsidRPr="002675C9" w:rsidDel="001768C8">
          <w:rPr>
            <w:rFonts w:ascii="Calibri" w:hAnsi="Calibri" w:cs="Calibri" w:hint="cs"/>
            <w:highlight w:val="yellow"/>
            <w:rtl/>
          </w:rPr>
          <w:delText xml:space="preserve">. </w:delText>
        </w:r>
      </w:del>
    </w:p>
    <w:p w14:paraId="15D7AC6A" w14:textId="6DF74577" w:rsidR="002675C9" w:rsidRPr="002675C9" w:rsidDel="001768C8" w:rsidRDefault="002675C9" w:rsidP="002675C9">
      <w:pPr>
        <w:bidi/>
        <w:ind w:left="1080"/>
        <w:rPr>
          <w:del w:id="1315" w:author="אורן  ציפורה שור" w:date="2019-12-04T18:19:00Z"/>
          <w:rFonts w:ascii="Calibri" w:hAnsi="Calibri" w:cs="Calibri"/>
          <w:highlight w:val="yellow"/>
          <w:rtl/>
        </w:rPr>
      </w:pPr>
      <w:del w:id="1316" w:author="אורן  ציפורה שור" w:date="2019-12-04T18:19:00Z">
        <w:r w:rsidRPr="002675C9" w:rsidDel="001768C8">
          <w:rPr>
            <w:rFonts w:ascii="Calibri" w:hAnsi="Calibri" w:cs="Calibri"/>
            <w:highlight w:val="yellow"/>
          </w:rPr>
          <w:delText>MySQL</w:delText>
        </w:r>
        <w:r w:rsidRPr="002675C9" w:rsidDel="001768C8">
          <w:rPr>
            <w:rFonts w:ascii="Calibri" w:hAnsi="Calibri" w:cs="Times New Roman" w:hint="cs"/>
            <w:highlight w:val="yellow"/>
            <w:rtl/>
          </w:rPr>
          <w:delText xml:space="preserve"> ו</w:delText>
        </w:r>
        <w:r w:rsidRPr="002675C9" w:rsidDel="001768C8">
          <w:rPr>
            <w:rFonts w:ascii="Calibri" w:hAnsi="Calibri" w:cs="Calibri"/>
            <w:highlight w:val="yellow"/>
          </w:rPr>
          <w:delText>MariaDB</w:delText>
        </w:r>
        <w:r w:rsidRPr="002675C9" w:rsidDel="001768C8">
          <w:rPr>
            <w:rFonts w:ascii="Calibri" w:hAnsi="Calibri" w:cs="Times New Roman" w:hint="cs"/>
            <w:highlight w:val="yellow"/>
            <w:rtl/>
          </w:rPr>
          <w:delText xml:space="preserve"> הן מערכת עם ארכיטקטורת שרת</w:delText>
        </w:r>
        <w:r w:rsidRPr="002675C9" w:rsidDel="001768C8">
          <w:rPr>
            <w:rFonts w:ascii="Calibri" w:hAnsi="Calibri" w:cs="Calibri" w:hint="cs"/>
            <w:highlight w:val="yellow"/>
            <w:rtl/>
          </w:rPr>
          <w:delText>-</w:delText>
        </w:r>
        <w:r w:rsidRPr="002675C9" w:rsidDel="001768C8">
          <w:rPr>
            <w:rFonts w:ascii="Calibri" w:hAnsi="Calibri" w:cs="Times New Roman" w:hint="cs"/>
            <w:highlight w:val="yellow"/>
            <w:rtl/>
          </w:rPr>
          <w:delText>לקוח</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ו</w:delText>
        </w:r>
        <w:r w:rsidRPr="002675C9" w:rsidDel="001768C8">
          <w:rPr>
            <w:rFonts w:ascii="Calibri" w:hAnsi="Calibri" w:cs="Calibri"/>
            <w:highlight w:val="yellow"/>
          </w:rPr>
          <w:delText>multithreaded</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למעשה</w:delText>
        </w:r>
        <w:r w:rsidRPr="002675C9" w:rsidDel="001768C8">
          <w:rPr>
            <w:rFonts w:ascii="Calibri" w:hAnsi="Calibri" w:cs="Calibri" w:hint="cs"/>
            <w:highlight w:val="yellow"/>
            <w:rtl/>
          </w:rPr>
          <w:delText xml:space="preserve">, </w:delText>
        </w:r>
        <w:r w:rsidRPr="002675C9" w:rsidDel="001768C8">
          <w:rPr>
            <w:rFonts w:ascii="Calibri" w:hAnsi="Calibri" w:cs="Calibri"/>
            <w:highlight w:val="yellow"/>
          </w:rPr>
          <w:delText>MariaDB</w:delText>
        </w:r>
        <w:r w:rsidRPr="002675C9" w:rsidDel="001768C8">
          <w:rPr>
            <w:rFonts w:ascii="Calibri" w:hAnsi="Calibri" w:cs="Times New Roman" w:hint="cs"/>
            <w:highlight w:val="yellow"/>
            <w:rtl/>
          </w:rPr>
          <w:delText xml:space="preserve"> היא פיצול מתוך </w:delText>
        </w:r>
        <w:r w:rsidRPr="002675C9" w:rsidDel="001768C8">
          <w:rPr>
            <w:rFonts w:ascii="Calibri" w:hAnsi="Calibri" w:cs="Calibri"/>
            <w:highlight w:val="yellow"/>
          </w:rPr>
          <w:delText>MySQL</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לפני שזו נרכשה ע</w:delText>
        </w:r>
        <w:r w:rsidRPr="002675C9" w:rsidDel="001768C8">
          <w:rPr>
            <w:rFonts w:ascii="Calibri" w:hAnsi="Calibri" w:cs="Calibri" w:hint="cs"/>
            <w:highlight w:val="yellow"/>
            <w:rtl/>
          </w:rPr>
          <w:delText>"</w:delText>
        </w:r>
        <w:r w:rsidRPr="002675C9" w:rsidDel="001768C8">
          <w:rPr>
            <w:rFonts w:ascii="Calibri" w:hAnsi="Calibri" w:cs="Times New Roman" w:hint="cs"/>
            <w:highlight w:val="yellow"/>
            <w:rtl/>
          </w:rPr>
          <w:delText xml:space="preserve">י </w:delText>
        </w:r>
        <w:r w:rsidRPr="002675C9" w:rsidDel="001768C8">
          <w:rPr>
            <w:rFonts w:ascii="Calibri" w:hAnsi="Calibri" w:cs="Calibri"/>
            <w:highlight w:val="yellow"/>
          </w:rPr>
          <w:delText>Oracle</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בתוך ה</w:delText>
        </w:r>
        <w:r w:rsidRPr="002675C9" w:rsidDel="001768C8">
          <w:rPr>
            <w:rFonts w:ascii="Calibri" w:hAnsi="Calibri" w:cs="Calibri"/>
            <w:highlight w:val="yellow"/>
          </w:rPr>
          <w:delText>scope</w:delText>
        </w:r>
        <w:r w:rsidRPr="002675C9" w:rsidDel="001768C8">
          <w:rPr>
            <w:rFonts w:ascii="Calibri" w:hAnsi="Calibri" w:cs="Times New Roman" w:hint="cs"/>
            <w:highlight w:val="yellow"/>
            <w:rtl/>
          </w:rPr>
          <w:delText xml:space="preserve"> של הפרוייקט שלנו</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ניתן לומר שאין הבדל מהותי בין שני הפתרונות</w:delText>
        </w:r>
        <w:r w:rsidRPr="002675C9" w:rsidDel="001768C8">
          <w:rPr>
            <w:rFonts w:ascii="Calibri" w:hAnsi="Calibri" w:cs="Calibri" w:hint="cs"/>
            <w:highlight w:val="yellow"/>
            <w:rtl/>
          </w:rPr>
          <w:delText xml:space="preserve">. </w:delText>
        </w:r>
      </w:del>
    </w:p>
    <w:p w14:paraId="0DFE25B1" w14:textId="4D24CA79" w:rsidR="002675C9" w:rsidRPr="00940D87" w:rsidDel="001768C8" w:rsidRDefault="002675C9" w:rsidP="002675C9">
      <w:pPr>
        <w:bidi/>
        <w:ind w:left="1080"/>
        <w:rPr>
          <w:del w:id="1317" w:author="אורן  ציפורה שור" w:date="2019-12-04T18:19:00Z"/>
          <w:rFonts w:ascii="Calibri" w:hAnsi="Calibri" w:cs="Calibri"/>
          <w:rtl/>
        </w:rPr>
      </w:pPr>
      <w:del w:id="1318" w:author="אורן  ציפורה שור" w:date="2019-12-04T18:19:00Z">
        <w:r w:rsidRPr="002675C9" w:rsidDel="001768C8">
          <w:rPr>
            <w:rFonts w:ascii="Calibri" w:hAnsi="Calibri" w:cs="Times New Roman" w:hint="cs"/>
            <w:highlight w:val="yellow"/>
            <w:rtl/>
          </w:rPr>
          <w:delText xml:space="preserve">ההבדל העיקרי בין השרתים שנסקרו עד כה לבין </w:delText>
        </w:r>
        <w:r w:rsidRPr="002675C9" w:rsidDel="001768C8">
          <w:rPr>
            <w:rFonts w:ascii="Calibri" w:hAnsi="Calibri" w:cs="Calibri"/>
            <w:highlight w:val="yellow"/>
          </w:rPr>
          <w:delText>PostgreSQL</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הוא ש</w:delText>
        </w:r>
        <w:r w:rsidRPr="002675C9" w:rsidDel="001768C8">
          <w:rPr>
            <w:rFonts w:ascii="Calibri" w:hAnsi="Calibri" w:cs="Calibri"/>
            <w:highlight w:val="yellow"/>
          </w:rPr>
          <w:delText>PostgreSQL</w:delText>
        </w:r>
        <w:r w:rsidRPr="002675C9" w:rsidDel="001768C8">
          <w:rPr>
            <w:rFonts w:ascii="Calibri" w:hAnsi="Calibri" w:cs="Times New Roman" w:hint="cs"/>
            <w:highlight w:val="yellow"/>
            <w:rtl/>
          </w:rPr>
          <w:delText xml:space="preserve"> מבוסס מידע אובייקט</w:delText>
        </w:r>
        <w:r w:rsidRPr="002675C9" w:rsidDel="001768C8">
          <w:rPr>
            <w:rFonts w:ascii="Calibri" w:hAnsi="Calibri" w:cs="Calibri" w:hint="cs"/>
            <w:highlight w:val="yellow"/>
            <w:rtl/>
          </w:rPr>
          <w:delText>-</w:delText>
        </w:r>
        <w:r w:rsidRPr="002675C9" w:rsidDel="001768C8">
          <w:rPr>
            <w:rFonts w:ascii="Calibri" w:hAnsi="Calibri" w:cs="Times New Roman" w:hint="cs"/>
            <w:highlight w:val="yellow"/>
            <w:rtl/>
          </w:rPr>
          <w:delText>רלציות</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בעוד השרתים האחרים מחזיקים מידע כרלציות בלבד</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מאפיין זה אינו מהותי במיוחד לפרוייקט שלנו</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שאינו ממודל כאוסף של אובייקטים</w:delText>
        </w:r>
        <w:r w:rsidRPr="002675C9" w:rsidDel="001768C8">
          <w:rPr>
            <w:rFonts w:ascii="Calibri" w:hAnsi="Calibri" w:cs="Calibri" w:hint="cs"/>
            <w:highlight w:val="yellow"/>
            <w:rtl/>
          </w:rPr>
          <w:delText>.</w:delText>
        </w:r>
        <w:r w:rsidRPr="002675C9" w:rsidDel="001768C8">
          <w:rPr>
            <w:rFonts w:ascii="Calibri" w:hAnsi="Calibri" w:cs="Calibri"/>
            <w:highlight w:val="yellow"/>
          </w:rPr>
          <w:delText xml:space="preserve">  </w:delText>
        </w:r>
        <w:r w:rsidRPr="002675C9" w:rsidDel="001768C8">
          <w:rPr>
            <w:rFonts w:ascii="Calibri" w:hAnsi="Calibri" w:cs="Times New Roman" w:hint="cs"/>
            <w:highlight w:val="yellow"/>
            <w:rtl/>
          </w:rPr>
          <w:delText xml:space="preserve"> מבחינת ביצועים</w:delText>
        </w:r>
        <w:r w:rsidRPr="002675C9" w:rsidDel="001768C8">
          <w:rPr>
            <w:rFonts w:ascii="Calibri" w:hAnsi="Calibri" w:cs="Calibri" w:hint="cs"/>
            <w:highlight w:val="yellow"/>
            <w:rtl/>
          </w:rPr>
          <w:delText xml:space="preserve">, </w:delText>
        </w:r>
        <w:r w:rsidRPr="002675C9" w:rsidDel="001768C8">
          <w:rPr>
            <w:rFonts w:ascii="Calibri" w:hAnsi="Calibri" w:cs="Calibri"/>
            <w:highlight w:val="yellow"/>
          </w:rPr>
          <w:delText>Postgre</w:delText>
        </w:r>
        <w:r w:rsidRPr="002675C9" w:rsidDel="001768C8">
          <w:rPr>
            <w:rFonts w:ascii="Calibri" w:hAnsi="Calibri" w:cs="Calibri" w:hint="cs"/>
            <w:highlight w:val="yellow"/>
          </w:rPr>
          <w:delText>SQL</w:delText>
        </w:r>
        <w:r w:rsidRPr="002675C9" w:rsidDel="001768C8">
          <w:rPr>
            <w:rFonts w:ascii="Calibri" w:hAnsi="Calibri" w:cs="Times New Roman" w:hint="cs"/>
            <w:highlight w:val="yellow"/>
            <w:rtl/>
          </w:rPr>
          <w:delText xml:space="preserve"> מציג ביצועים דומים ל</w:delText>
        </w:r>
        <w:r w:rsidRPr="002675C9" w:rsidDel="001768C8">
          <w:rPr>
            <w:rFonts w:ascii="Calibri" w:hAnsi="Calibri" w:cs="Calibri"/>
            <w:highlight w:val="yellow"/>
          </w:rPr>
          <w:delText>MySQL</w:delText>
        </w:r>
        <w:r w:rsidRPr="002675C9" w:rsidDel="001768C8">
          <w:rPr>
            <w:rFonts w:ascii="Calibri" w:hAnsi="Calibri" w:cs="Times New Roman" w:hint="cs"/>
            <w:highlight w:val="yellow"/>
            <w:rtl/>
          </w:rPr>
          <w:delText xml:space="preserve"> ו</w:delText>
        </w:r>
        <w:r w:rsidRPr="002675C9" w:rsidDel="001768C8">
          <w:rPr>
            <w:rFonts w:ascii="Calibri" w:hAnsi="Calibri" w:cs="Calibri"/>
            <w:highlight w:val="yellow"/>
          </w:rPr>
          <w:delText>MariaD</w:delText>
        </w:r>
        <w:r w:rsidRPr="002675C9" w:rsidDel="001768C8">
          <w:rPr>
            <w:rFonts w:ascii="Calibri" w:hAnsi="Calibri" w:cs="Calibri" w:hint="cs"/>
            <w:highlight w:val="yellow"/>
          </w:rPr>
          <w:delText>B</w:delText>
        </w:r>
        <w:r w:rsidRPr="002675C9" w:rsidDel="001768C8">
          <w:rPr>
            <w:rFonts w:ascii="Calibri" w:hAnsi="Calibri" w:cs="Calibri" w:hint="cs"/>
            <w:highlight w:val="yellow"/>
            <w:rtl/>
          </w:rPr>
          <w:delText xml:space="preserve">. </w:delText>
        </w:r>
        <w:r w:rsidRPr="002675C9" w:rsidDel="001768C8">
          <w:rPr>
            <w:rFonts w:ascii="Calibri" w:hAnsi="Calibri" w:cs="Times New Roman" w:hint="cs"/>
            <w:highlight w:val="yellow"/>
            <w:rtl/>
          </w:rPr>
          <w:delText>ישנה קהילה קטנה יותר של מפתחים סביב שרת זה לעומת האחרים</w:delText>
        </w:r>
        <w:r w:rsidRPr="002675C9" w:rsidDel="001768C8">
          <w:rPr>
            <w:rFonts w:ascii="Calibri" w:hAnsi="Calibri" w:cs="Calibri" w:hint="cs"/>
            <w:highlight w:val="yellow"/>
            <w:rtl/>
          </w:rPr>
          <w:delText>.</w:delText>
        </w:r>
      </w:del>
    </w:p>
    <w:p w14:paraId="69F8C034" w14:textId="77777777" w:rsidR="007B29AD" w:rsidRPr="002675C9" w:rsidRDefault="007B29AD" w:rsidP="002675C9">
      <w:pPr>
        <w:pStyle w:val="ListParagraph"/>
        <w:bidi/>
        <w:rPr>
          <w:rFonts w:ascii="David" w:hAnsi="David" w:cs="David"/>
        </w:rPr>
      </w:pPr>
    </w:p>
    <w:p w14:paraId="06F280FB" w14:textId="77777777" w:rsidR="00EB36AC" w:rsidRDefault="007B29AD" w:rsidP="007B29AD">
      <w:pPr>
        <w:pStyle w:val="ListParagraph"/>
        <w:numPr>
          <w:ilvl w:val="0"/>
          <w:numId w:val="5"/>
        </w:numPr>
        <w:bidi/>
        <w:rPr>
          <w:rFonts w:ascii="David" w:hAnsi="David" w:cs="David"/>
        </w:rPr>
      </w:pPr>
      <w:r w:rsidRPr="007B29AD">
        <w:rPr>
          <w:rFonts w:ascii="David" w:hAnsi="David" w:cs="David" w:hint="cs"/>
          <w:rtl/>
        </w:rPr>
        <w:t>ביבליוגרפיה</w:t>
      </w:r>
      <w:r>
        <w:rPr>
          <w:rFonts w:ascii="David" w:hAnsi="David" w:cs="David" w:hint="cs"/>
          <w:rtl/>
        </w:rPr>
        <w:t>:</w:t>
      </w:r>
    </w:p>
    <w:p w14:paraId="204ADADA" w14:textId="77777777" w:rsidR="00853346" w:rsidRPr="00726309" w:rsidRDefault="00853346" w:rsidP="00726309">
      <w:pPr>
        <w:pStyle w:val="ListParagraph"/>
        <w:numPr>
          <w:ilvl w:val="0"/>
          <w:numId w:val="9"/>
        </w:numPr>
        <w:bidi/>
        <w:spacing w:after="0" w:line="240" w:lineRule="auto"/>
        <w:rPr>
          <w:rFonts w:ascii="David" w:hAnsi="David" w:cs="David"/>
        </w:rPr>
      </w:pPr>
      <w:r w:rsidRPr="00726309">
        <w:rPr>
          <w:rFonts w:ascii="David" w:hAnsi="David" w:cs="David"/>
        </w:rPr>
        <w:t>Sturm, A., Gross, D., Wang, J., &amp; Yu, E. (2017). Means-ends based know-how mapping. Journal of Knowledge Management, 21(2), 454-473.</w:t>
      </w:r>
      <w:r w:rsidRPr="00726309">
        <w:rPr>
          <w:rFonts w:ascii="David" w:hAnsi="David" w:cs="David"/>
          <w:rtl/>
        </w:rPr>
        <w:t>‏</w:t>
      </w:r>
    </w:p>
    <w:p w14:paraId="72BAA37A" w14:textId="77777777" w:rsidR="007B29AD" w:rsidRPr="00726309" w:rsidRDefault="007B29AD" w:rsidP="00726309">
      <w:pPr>
        <w:pStyle w:val="ListParagraph"/>
        <w:numPr>
          <w:ilvl w:val="0"/>
          <w:numId w:val="9"/>
        </w:numPr>
        <w:bidi/>
        <w:spacing w:after="0" w:line="240" w:lineRule="auto"/>
        <w:rPr>
          <w:rFonts w:ascii="David" w:hAnsi="David" w:cs="David"/>
          <w:rtl/>
        </w:rPr>
      </w:pPr>
      <w:r w:rsidRPr="00726309">
        <w:rPr>
          <w:rFonts w:ascii="David" w:hAnsi="David" w:cs="David"/>
        </w:rPr>
        <w:t>Shum, S. B., Motta, E., &amp; Domingue, J. (2000). ScholOnto: an ontology-based digital library server for research documents and discourse. International Journal on Digital Libraries, 3(3), 237-248.</w:t>
      </w:r>
      <w:r w:rsidRPr="00726309">
        <w:rPr>
          <w:rFonts w:ascii="David" w:hAnsi="David" w:cs="David"/>
          <w:rtl/>
        </w:rPr>
        <w:t>‏</w:t>
      </w:r>
    </w:p>
    <w:p w14:paraId="7D1E67B1" w14:textId="77777777" w:rsidR="007B29AD" w:rsidDel="00E42825" w:rsidRDefault="007B29AD" w:rsidP="00EB36AC">
      <w:pPr>
        <w:bidi/>
        <w:rPr>
          <w:del w:id="1319" w:author="עילי פרידמן" w:date="2019-12-08T18:46:00Z"/>
          <w:rFonts w:ascii="David" w:hAnsi="David" w:cs="David"/>
          <w:b/>
          <w:bCs/>
          <w:u w:val="single"/>
          <w:rtl/>
        </w:rPr>
      </w:pPr>
    </w:p>
    <w:p w14:paraId="127CF28E" w14:textId="77777777" w:rsidR="007B29AD" w:rsidDel="00E42825" w:rsidRDefault="007B29AD" w:rsidP="007B29AD">
      <w:pPr>
        <w:bidi/>
        <w:rPr>
          <w:del w:id="1320" w:author="עילי פרידמן" w:date="2019-12-08T18:46:00Z"/>
          <w:rFonts w:ascii="David" w:hAnsi="David" w:cs="David"/>
          <w:b/>
          <w:bCs/>
          <w:u w:val="single"/>
          <w:rtl/>
        </w:rPr>
      </w:pPr>
    </w:p>
    <w:p w14:paraId="5E71F1CC" w14:textId="77777777" w:rsidR="007B29AD" w:rsidDel="00E42825" w:rsidRDefault="007B29AD" w:rsidP="007B29AD">
      <w:pPr>
        <w:bidi/>
        <w:rPr>
          <w:del w:id="1321" w:author="עילי פרידמן" w:date="2019-12-08T18:46:00Z"/>
          <w:rFonts w:ascii="David" w:hAnsi="David" w:cs="David"/>
          <w:b/>
          <w:bCs/>
          <w:u w:val="single"/>
          <w:rtl/>
        </w:rPr>
      </w:pPr>
    </w:p>
    <w:p w14:paraId="5456127F" w14:textId="77777777" w:rsidR="007B29AD" w:rsidRPr="00F13BD7" w:rsidDel="00E42825" w:rsidRDefault="007B29AD" w:rsidP="007B29AD">
      <w:pPr>
        <w:bidi/>
        <w:rPr>
          <w:del w:id="1322" w:author="עילי פרידמן" w:date="2019-12-08T18:46:00Z"/>
          <w:rFonts w:ascii="David" w:hAnsi="David" w:cs="David"/>
          <w:rtl/>
        </w:rPr>
      </w:pPr>
    </w:p>
    <w:p w14:paraId="051087DA" w14:textId="661B3A63" w:rsidR="00F13BD7" w:rsidRPr="00F13BD7" w:rsidDel="00E42825" w:rsidRDefault="00F13BD7">
      <w:pPr>
        <w:rPr>
          <w:del w:id="1323" w:author="עילי פרידמן" w:date="2019-12-08T18:46:00Z"/>
          <w:rFonts w:ascii="David" w:hAnsi="David" w:cs="David"/>
          <w:rtl/>
        </w:rPr>
      </w:pPr>
      <w:del w:id="1324" w:author="עילי פרידמן" w:date="2019-12-08T18:46:00Z">
        <w:r w:rsidRPr="00F13BD7" w:rsidDel="00E42825">
          <w:rPr>
            <w:rFonts w:ascii="David" w:hAnsi="David" w:cs="David"/>
            <w:rtl/>
          </w:rPr>
          <w:br w:type="page"/>
        </w:r>
      </w:del>
    </w:p>
    <w:p w14:paraId="66387762" w14:textId="77777777" w:rsidR="00D01E93" w:rsidRPr="007B29AD" w:rsidRDefault="00D95944" w:rsidP="007B29AD">
      <w:pPr>
        <w:bidi/>
        <w:rPr>
          <w:rFonts w:ascii="David" w:hAnsi="David" w:cs="David"/>
          <w:b/>
          <w:bCs/>
          <w:u w:val="single"/>
          <w:rtl/>
        </w:rPr>
      </w:pPr>
      <w:r w:rsidRPr="007B29AD">
        <w:rPr>
          <w:rFonts w:ascii="David" w:hAnsi="David" w:cs="David"/>
          <w:b/>
          <w:bCs/>
          <w:u w:val="single"/>
          <w:rtl/>
        </w:rPr>
        <w:t xml:space="preserve">חלק ב': </w:t>
      </w:r>
    </w:p>
    <w:p w14:paraId="1F48C57E" w14:textId="77777777" w:rsidR="00D95944" w:rsidRPr="00F13BD7" w:rsidRDefault="00D95944" w:rsidP="00D95944">
      <w:pPr>
        <w:pStyle w:val="ListParagraph"/>
        <w:numPr>
          <w:ilvl w:val="0"/>
          <w:numId w:val="4"/>
        </w:numPr>
        <w:bidi/>
        <w:rPr>
          <w:rFonts w:ascii="David" w:hAnsi="David" w:cs="David"/>
          <w:b/>
          <w:bCs/>
        </w:rPr>
      </w:pPr>
      <w:r w:rsidRPr="00F13BD7">
        <w:rPr>
          <w:rFonts w:ascii="David" w:hAnsi="David" w:cs="David"/>
          <w:b/>
          <w:bCs/>
          <w:rtl/>
        </w:rPr>
        <w:t>מטרת המערכת:</w:t>
      </w:r>
    </w:p>
    <w:p w14:paraId="45CD32E9" w14:textId="77777777" w:rsidR="00651221" w:rsidRDefault="00651221" w:rsidP="00FE7D0B">
      <w:pPr>
        <w:pStyle w:val="ListParagraph"/>
        <w:bidi/>
        <w:rPr>
          <w:rFonts w:ascii="David" w:hAnsi="David" w:cs="David"/>
          <w:rtl/>
        </w:rPr>
      </w:pPr>
      <w:r>
        <w:rPr>
          <w:rFonts w:ascii="David" w:hAnsi="David" w:cs="David" w:hint="cs"/>
          <w:rtl/>
        </w:rPr>
        <w:t xml:space="preserve">נפריד את </w:t>
      </w:r>
      <w:r w:rsidR="00FE7D0B">
        <w:rPr>
          <w:rFonts w:ascii="David" w:hAnsi="David" w:cs="David" w:hint="cs"/>
          <w:rtl/>
        </w:rPr>
        <w:t xml:space="preserve">המערכת לשני חלקים: </w:t>
      </w:r>
      <w:r w:rsidR="00F13BD7">
        <w:rPr>
          <w:rFonts w:ascii="David" w:hAnsi="David" w:cs="David" w:hint="cs"/>
          <w:rtl/>
        </w:rPr>
        <w:t xml:space="preserve">שימוש </w:t>
      </w:r>
      <w:r w:rsidR="00FE7D0B">
        <w:rPr>
          <w:rFonts w:ascii="David" w:hAnsi="David" w:cs="David" w:hint="cs"/>
          <w:rtl/>
        </w:rPr>
        <w:t xml:space="preserve">מפות ה- </w:t>
      </w:r>
      <w:r w:rsidR="00FE7D0B">
        <w:rPr>
          <w:rFonts w:ascii="David" w:hAnsi="David" w:cs="David" w:hint="cs"/>
        </w:rPr>
        <w:t>ME</w:t>
      </w:r>
      <w:r w:rsidR="00FE7D0B">
        <w:rPr>
          <w:rFonts w:ascii="David" w:hAnsi="David" w:cs="David" w:hint="cs"/>
          <w:rtl/>
        </w:rPr>
        <w:t xml:space="preserve"> וממשק המערכת.</w:t>
      </w:r>
    </w:p>
    <w:p w14:paraId="6C270110" w14:textId="77777777" w:rsidR="003A6708" w:rsidRDefault="003A6708" w:rsidP="00AF7260">
      <w:pPr>
        <w:pStyle w:val="ListParagraph"/>
        <w:bidi/>
        <w:rPr>
          <w:rFonts w:ascii="David" w:hAnsi="David" w:cs="David"/>
          <w:u w:val="single"/>
          <w:rtl/>
        </w:rPr>
      </w:pPr>
    </w:p>
    <w:p w14:paraId="2F60BCA6" w14:textId="77777777" w:rsidR="00AF7260" w:rsidRDefault="00726E2B" w:rsidP="003A6708">
      <w:pPr>
        <w:pStyle w:val="ListParagraph"/>
        <w:bidi/>
        <w:rPr>
          <w:rFonts w:ascii="David" w:hAnsi="David" w:cs="David"/>
          <w:rtl/>
        </w:rPr>
      </w:pPr>
      <w:r w:rsidRPr="00F13BD7">
        <w:rPr>
          <w:rFonts w:ascii="David" w:hAnsi="David" w:cs="David" w:hint="cs"/>
          <w:u w:val="single"/>
          <w:rtl/>
        </w:rPr>
        <w:t xml:space="preserve">המטרות של שימוש במפות </w:t>
      </w:r>
      <w:r w:rsidRPr="00F13BD7">
        <w:rPr>
          <w:rFonts w:ascii="David" w:hAnsi="David" w:cs="David"/>
          <w:u w:val="single"/>
        </w:rPr>
        <w:t>ME</w:t>
      </w:r>
      <w:r w:rsidRPr="00F13BD7">
        <w:rPr>
          <w:rFonts w:ascii="David" w:hAnsi="David" w:cs="David" w:hint="cs"/>
          <w:u w:val="single"/>
          <w:rtl/>
        </w:rPr>
        <w:t>:</w:t>
      </w:r>
      <w:r>
        <w:rPr>
          <w:rFonts w:ascii="David" w:hAnsi="David" w:cs="David" w:hint="cs"/>
          <w:rtl/>
        </w:rPr>
        <w:t xml:space="preserve"> תחומי טכנולוגיה כמו הנדסה מתפתחים ומתרחבים בקצב מהיר מאוד, </w:t>
      </w:r>
      <w:r w:rsidR="00AF7260">
        <w:rPr>
          <w:rFonts w:ascii="David" w:hAnsi="David" w:cs="David" w:hint="cs"/>
          <w:rtl/>
        </w:rPr>
        <w:t>ע"מ לעמוד בקצב הגדילה של תחומים אלו על החוקרים והעוסקים בהם לנהל בצורה יעילה את הידע שגדל בצורה מהירה גם כן. על החוקרים לשמור סקירה עדכנית ככל הניתן על הבעיות הטכניות</w:t>
      </w:r>
      <w:r w:rsidR="00901FE1">
        <w:rPr>
          <w:rFonts w:ascii="David" w:hAnsi="David" w:cs="David" w:hint="cs"/>
          <w:rtl/>
        </w:rPr>
        <w:t>,</w:t>
      </w:r>
      <w:r w:rsidR="00AF7260">
        <w:rPr>
          <w:rFonts w:ascii="David" w:hAnsi="David" w:cs="David" w:hint="cs"/>
          <w:rtl/>
        </w:rPr>
        <w:t xml:space="preserve"> וכן גם</w:t>
      </w:r>
      <w:r w:rsidR="00901FE1">
        <w:rPr>
          <w:rFonts w:ascii="David" w:hAnsi="David" w:cs="David" w:hint="cs"/>
          <w:rtl/>
        </w:rPr>
        <w:t xml:space="preserve"> על</w:t>
      </w:r>
      <w:r w:rsidR="00AF7260">
        <w:rPr>
          <w:rFonts w:ascii="David" w:hAnsi="David" w:cs="David" w:hint="cs"/>
          <w:rtl/>
        </w:rPr>
        <w:t xml:space="preserve"> הפתרונות שקיימים לפתרון הבעיות בתחום אותו הם חוקרים.</w:t>
      </w:r>
    </w:p>
    <w:p w14:paraId="2D31ED45" w14:textId="77777777" w:rsidR="00901FE1" w:rsidRDefault="00AF7260" w:rsidP="00F13BD7">
      <w:pPr>
        <w:pStyle w:val="ListParagraph"/>
        <w:bidi/>
        <w:rPr>
          <w:rFonts w:ascii="David" w:hAnsi="David" w:cs="David"/>
          <w:rtl/>
        </w:rPr>
      </w:pPr>
      <w:r>
        <w:rPr>
          <w:rFonts w:ascii="David" w:hAnsi="David" w:cs="David" w:hint="cs"/>
          <w:rtl/>
        </w:rPr>
        <w:t xml:space="preserve">מפות ה </w:t>
      </w:r>
      <w:r>
        <w:rPr>
          <w:rFonts w:ascii="David" w:hAnsi="David" w:cs="David"/>
          <w:rtl/>
        </w:rPr>
        <w:t>–</w:t>
      </w:r>
      <w:r>
        <w:rPr>
          <w:rFonts w:ascii="David" w:hAnsi="David" w:cs="David" w:hint="cs"/>
          <w:rtl/>
        </w:rPr>
        <w:t xml:space="preserve"> </w:t>
      </w:r>
      <w:r>
        <w:rPr>
          <w:rFonts w:ascii="David" w:hAnsi="David" w:cs="David" w:hint="cs"/>
        </w:rPr>
        <w:t>ME</w:t>
      </w:r>
      <w:r w:rsidR="00F13BD7">
        <w:rPr>
          <w:rFonts w:ascii="David" w:hAnsi="David" w:cs="David" w:hint="cs"/>
          <w:rtl/>
        </w:rPr>
        <w:t xml:space="preserve"> המשמשות כאינדקס למידע ולא מכילות את כל הידע הממשי,</w:t>
      </w:r>
      <w:r>
        <w:rPr>
          <w:rFonts w:ascii="David" w:hAnsi="David" w:cs="David" w:hint="cs"/>
          <w:rtl/>
        </w:rPr>
        <w:t xml:space="preserve"> נוצרו ע"מ להתמודד עם </w:t>
      </w:r>
      <w:r w:rsidR="00901FE1">
        <w:rPr>
          <w:rFonts w:ascii="David" w:hAnsi="David" w:cs="David" w:hint="cs"/>
          <w:rtl/>
        </w:rPr>
        <w:t>ה</w:t>
      </w:r>
      <w:r>
        <w:rPr>
          <w:rFonts w:ascii="David" w:hAnsi="David" w:cs="David" w:hint="cs"/>
          <w:rtl/>
        </w:rPr>
        <w:t xml:space="preserve">בעיות </w:t>
      </w:r>
      <w:r w:rsidR="00F13BD7">
        <w:rPr>
          <w:rFonts w:ascii="David" w:hAnsi="David" w:cs="David" w:hint="cs"/>
          <w:rtl/>
        </w:rPr>
        <w:t xml:space="preserve">העולות עקב כמות </w:t>
      </w:r>
      <w:r w:rsidR="00901FE1">
        <w:rPr>
          <w:rFonts w:ascii="David" w:hAnsi="David" w:cs="David" w:hint="cs"/>
          <w:rtl/>
        </w:rPr>
        <w:t xml:space="preserve">מידע </w:t>
      </w:r>
      <w:r w:rsidR="00F13BD7">
        <w:rPr>
          <w:rFonts w:ascii="David" w:hAnsi="David" w:cs="David" w:hint="cs"/>
          <w:rtl/>
        </w:rPr>
        <w:t>גדולה</w:t>
      </w:r>
      <w:r w:rsidR="00901FE1">
        <w:rPr>
          <w:rFonts w:ascii="David" w:hAnsi="David" w:cs="David" w:hint="cs"/>
          <w:rtl/>
        </w:rPr>
        <w:t>. המפות מתמקדות ביחסי הגומלין בין בעיה לפתרונה (</w:t>
      </w:r>
      <w:r w:rsidR="00901FE1">
        <w:rPr>
          <w:rFonts w:ascii="David" w:hAnsi="David" w:cs="David"/>
        </w:rPr>
        <w:t>“means-ends”</w:t>
      </w:r>
      <w:r w:rsidR="00901FE1">
        <w:rPr>
          <w:rFonts w:ascii="David" w:hAnsi="David" w:cs="David" w:hint="cs"/>
          <w:rtl/>
        </w:rPr>
        <w:t xml:space="preserve">). </w:t>
      </w:r>
    </w:p>
    <w:p w14:paraId="6F68360C" w14:textId="77777777" w:rsidR="00901FE1" w:rsidRDefault="00901FE1" w:rsidP="00901FE1">
      <w:pPr>
        <w:pStyle w:val="ListParagraph"/>
        <w:bidi/>
        <w:rPr>
          <w:rFonts w:ascii="David" w:hAnsi="David" w:cs="David"/>
          <w:rtl/>
        </w:rPr>
      </w:pPr>
      <w:r>
        <w:rPr>
          <w:rFonts w:ascii="David" w:hAnsi="David" w:cs="David" w:hint="cs"/>
          <w:rtl/>
        </w:rPr>
        <w:t>המפות מתמקדות בפירוש הידע ושמירתו ע"מ לבצע התקדמות לכיוון הפתרון, שימוש בקטעי מידע הניתנים לשימוש חוזר ולא פתרון ממקד לבעיה מסוימת.</w:t>
      </w:r>
    </w:p>
    <w:p w14:paraId="0BEE5D3A" w14:textId="77777777" w:rsidR="00AF7260" w:rsidRDefault="00901FE1" w:rsidP="00901FE1">
      <w:pPr>
        <w:pStyle w:val="ListParagraph"/>
        <w:bidi/>
        <w:rPr>
          <w:rFonts w:ascii="David" w:hAnsi="David" w:cs="David"/>
          <w:rtl/>
        </w:rPr>
      </w:pPr>
      <w:r w:rsidRPr="00901FE1">
        <w:rPr>
          <w:rFonts w:ascii="David" w:hAnsi="David" w:cs="David" w:hint="cs"/>
          <w:b/>
          <w:bCs/>
          <w:rtl/>
        </w:rPr>
        <w:t>הפחתת</w:t>
      </w:r>
      <w:r w:rsidR="00AF7260" w:rsidRPr="00901FE1">
        <w:rPr>
          <w:rFonts w:ascii="David" w:hAnsi="David" w:cs="David" w:hint="cs"/>
          <w:b/>
          <w:bCs/>
          <w:rtl/>
        </w:rPr>
        <w:t xml:space="preserve"> עומס המידע</w:t>
      </w:r>
      <w:r w:rsidR="00AF7260" w:rsidRPr="00901FE1">
        <w:rPr>
          <w:rFonts w:ascii="David" w:hAnsi="David" w:cs="David" w:hint="cs"/>
          <w:rtl/>
        </w:rPr>
        <w:t xml:space="preserve"> בעזרת </w:t>
      </w:r>
      <w:r w:rsidR="00F45F9D" w:rsidRPr="00901FE1">
        <w:rPr>
          <w:rFonts w:ascii="David" w:hAnsi="David" w:cs="David" w:hint="cs"/>
          <w:rtl/>
        </w:rPr>
        <w:t xml:space="preserve">בחירת האלמנט המתאים לייצוג הידע הרצוי, </w:t>
      </w:r>
      <w:r w:rsidR="00F45F9D" w:rsidRPr="00901FE1">
        <w:rPr>
          <w:rFonts w:ascii="David" w:hAnsi="David" w:cs="David"/>
        </w:rPr>
        <w:t>task</w:t>
      </w:r>
      <w:r w:rsidR="00F45F9D" w:rsidRPr="00901FE1">
        <w:rPr>
          <w:rFonts w:ascii="David" w:hAnsi="David" w:cs="David" w:hint="cs"/>
          <w:rtl/>
        </w:rPr>
        <w:t xml:space="preserve"> לייצוג </w:t>
      </w:r>
      <w:r>
        <w:rPr>
          <w:rFonts w:ascii="David" w:hAnsi="David" w:cs="David" w:hint="cs"/>
          <w:rtl/>
        </w:rPr>
        <w:t>בעיה או פתרון</w:t>
      </w:r>
      <w:r w:rsidR="00F45F9D" w:rsidRPr="00901FE1">
        <w:rPr>
          <w:rFonts w:ascii="David" w:hAnsi="David" w:cs="David" w:hint="cs"/>
          <w:rtl/>
        </w:rPr>
        <w:t xml:space="preserve"> ו- </w:t>
      </w:r>
      <w:r w:rsidR="00F45F9D" w:rsidRPr="00901FE1">
        <w:rPr>
          <w:rFonts w:ascii="David" w:hAnsi="David" w:cs="David"/>
        </w:rPr>
        <w:t>quality</w:t>
      </w:r>
      <w:r w:rsidR="00F45F9D" w:rsidRPr="00901FE1">
        <w:rPr>
          <w:rFonts w:ascii="David" w:hAnsi="David" w:cs="David" w:hint="cs"/>
          <w:rtl/>
        </w:rPr>
        <w:t xml:space="preserve"> </w:t>
      </w:r>
      <w:r>
        <w:rPr>
          <w:rFonts w:ascii="David" w:hAnsi="David" w:cs="David" w:hint="cs"/>
          <w:rtl/>
        </w:rPr>
        <w:t xml:space="preserve">המשמש לאפיון ה- </w:t>
      </w:r>
      <w:r>
        <w:rPr>
          <w:rFonts w:ascii="David" w:hAnsi="David" w:cs="David"/>
        </w:rPr>
        <w:t>task</w:t>
      </w:r>
      <w:r>
        <w:rPr>
          <w:rFonts w:ascii="David" w:hAnsi="David" w:cs="David" w:hint="cs"/>
          <w:rtl/>
        </w:rPr>
        <w:t xml:space="preserve"> אליו הוא מקושר.</w:t>
      </w:r>
    </w:p>
    <w:p w14:paraId="527B3F14" w14:textId="77777777" w:rsidR="00901FE1" w:rsidRDefault="00F13BD7" w:rsidP="00901FE1">
      <w:pPr>
        <w:pStyle w:val="ListParagraph"/>
        <w:bidi/>
        <w:rPr>
          <w:rFonts w:ascii="David" w:hAnsi="David" w:cs="David"/>
          <w:b/>
          <w:bCs/>
          <w:rtl/>
        </w:rPr>
      </w:pPr>
      <w:r>
        <w:rPr>
          <w:rFonts w:ascii="David" w:hAnsi="David" w:cs="David" w:hint="cs"/>
          <w:b/>
          <w:bCs/>
          <w:rtl/>
        </w:rPr>
        <w:t>התאמת הפתרונות והחידושים בהקשר הנכון</w:t>
      </w:r>
      <w:r w:rsidRPr="00F13BD7">
        <w:rPr>
          <w:rFonts w:ascii="David" w:hAnsi="David" w:cs="David" w:hint="cs"/>
          <w:rtl/>
        </w:rPr>
        <w:t>, ובכך ניתן להצביע על אפשרויות נוספות</w:t>
      </w:r>
      <w:r>
        <w:rPr>
          <w:rFonts w:ascii="David" w:hAnsi="David" w:cs="David" w:hint="cs"/>
          <w:b/>
          <w:bCs/>
          <w:rtl/>
        </w:rPr>
        <w:t>.</w:t>
      </w:r>
    </w:p>
    <w:p w14:paraId="5D2FC744" w14:textId="77777777" w:rsidR="00F13BD7" w:rsidRDefault="00F13BD7" w:rsidP="00F13BD7">
      <w:pPr>
        <w:pStyle w:val="ListParagraph"/>
        <w:bidi/>
        <w:rPr>
          <w:rFonts w:ascii="David" w:hAnsi="David" w:cs="David"/>
          <w:rtl/>
        </w:rPr>
      </w:pPr>
      <w:r>
        <w:rPr>
          <w:rFonts w:ascii="David" w:hAnsi="David" w:cs="David" w:hint="cs"/>
          <w:b/>
          <w:bCs/>
          <w:rtl/>
        </w:rPr>
        <w:t>הבנת היתרונות והחסרונות של פתרונות קיימים</w:t>
      </w:r>
      <w:r w:rsidRPr="00F13BD7">
        <w:rPr>
          <w:rFonts w:ascii="David" w:hAnsi="David" w:cs="David" w:hint="cs"/>
          <w:rtl/>
        </w:rPr>
        <w:t>, ובכך לאפשר קבלת החלטות מושכלת יותר.</w:t>
      </w:r>
    </w:p>
    <w:p w14:paraId="0CFC7637" w14:textId="77777777" w:rsidR="00F13BD7" w:rsidRDefault="00F13BD7" w:rsidP="00F13BD7">
      <w:pPr>
        <w:pStyle w:val="ListParagraph"/>
        <w:bidi/>
        <w:rPr>
          <w:rFonts w:ascii="David" w:hAnsi="David" w:cs="David"/>
          <w:rtl/>
        </w:rPr>
      </w:pPr>
      <w:r>
        <w:rPr>
          <w:rFonts w:ascii="David" w:hAnsi="David" w:cs="David" w:hint="cs"/>
          <w:b/>
          <w:bCs/>
          <w:rtl/>
        </w:rPr>
        <w:t>תמיכה בהתפתחות התמידית של המידע</w:t>
      </w:r>
      <w:r>
        <w:rPr>
          <w:rFonts w:ascii="David" w:hAnsi="David" w:cs="David" w:hint="cs"/>
          <w:rtl/>
        </w:rPr>
        <w:t>, שמירה על עדכניות המידע עם הגעת ידע חדש.</w:t>
      </w:r>
    </w:p>
    <w:p w14:paraId="4C4FCEC8" w14:textId="77777777" w:rsidR="003A6708" w:rsidRDefault="003A6708" w:rsidP="00F13BD7">
      <w:pPr>
        <w:pStyle w:val="ListParagraph"/>
        <w:bidi/>
        <w:rPr>
          <w:rFonts w:ascii="David" w:hAnsi="David" w:cs="David"/>
          <w:u w:val="single"/>
          <w:rtl/>
        </w:rPr>
      </w:pPr>
    </w:p>
    <w:p w14:paraId="2CBCAE57" w14:textId="77777777" w:rsidR="00F13BD7" w:rsidRDefault="00F13BD7" w:rsidP="003A6708">
      <w:pPr>
        <w:pStyle w:val="ListParagraph"/>
        <w:bidi/>
        <w:rPr>
          <w:rFonts w:ascii="David" w:hAnsi="David" w:cs="David"/>
          <w:rtl/>
        </w:rPr>
      </w:pPr>
      <w:r>
        <w:rPr>
          <w:rFonts w:ascii="David" w:hAnsi="David" w:cs="David" w:hint="cs"/>
          <w:u w:val="single"/>
          <w:rtl/>
        </w:rPr>
        <w:t>מטרת ממשק המערכת:</w:t>
      </w:r>
      <w:r w:rsidR="003A6708">
        <w:rPr>
          <w:rFonts w:ascii="David" w:hAnsi="David" w:cs="David" w:hint="cs"/>
          <w:rtl/>
        </w:rPr>
        <w:t xml:space="preserve"> המערכת שלנו תשמש כפלטפורמה לחיפוש וניהול הידע הממודל כמפות. במערכת המשתמש יוכל ליצור ולעדכן מפות וכן לגשת אל המידע אשר ממודל במפה.</w:t>
      </w:r>
    </w:p>
    <w:p w14:paraId="5D7917B8" w14:textId="77777777" w:rsidR="00650885" w:rsidRPr="00650885" w:rsidRDefault="00650885" w:rsidP="00650885">
      <w:pPr>
        <w:pStyle w:val="ListParagraph"/>
        <w:bidi/>
        <w:rPr>
          <w:rFonts w:ascii="David" w:hAnsi="David" w:cs="David"/>
          <w:rtl/>
        </w:rPr>
      </w:pPr>
      <w:r w:rsidRPr="00650885">
        <w:rPr>
          <w:rFonts w:ascii="David" w:hAnsi="David" w:cs="David" w:hint="cs"/>
          <w:b/>
          <w:bCs/>
          <w:rtl/>
        </w:rPr>
        <w:t>הצגה גרפית</w:t>
      </w:r>
      <w:r>
        <w:rPr>
          <w:rFonts w:ascii="David" w:hAnsi="David" w:cs="David" w:hint="cs"/>
          <w:rtl/>
        </w:rPr>
        <w:t xml:space="preserve"> </w:t>
      </w:r>
      <w:r>
        <w:rPr>
          <w:rFonts w:ascii="David" w:hAnsi="David" w:cs="David"/>
          <w:rtl/>
        </w:rPr>
        <w:t>–</w:t>
      </w:r>
      <w:r>
        <w:rPr>
          <w:rFonts w:ascii="David" w:hAnsi="David" w:cs="David" w:hint="cs"/>
          <w:rtl/>
        </w:rPr>
        <w:t xml:space="preserve"> אחת המטרות המרכזיות של המערכת היא הצגת המפות בצורה בה היא תהיה למשתמשים ברורה ונוחה לעבודה. ההצגה הגרפית מבוססת על המודל המתואר.</w:t>
      </w:r>
    </w:p>
    <w:p w14:paraId="098FDF10" w14:textId="77777777" w:rsidR="00F13BD7" w:rsidRPr="00D676D3" w:rsidRDefault="00D35224" w:rsidP="00F13BD7">
      <w:pPr>
        <w:pStyle w:val="ListParagraph"/>
        <w:bidi/>
        <w:rPr>
          <w:rFonts w:ascii="David" w:hAnsi="David" w:cs="David"/>
          <w:rtl/>
        </w:rPr>
      </w:pPr>
      <w:r w:rsidRPr="003A6708">
        <w:rPr>
          <w:rFonts w:ascii="David" w:hAnsi="David" w:cs="David" w:hint="cs"/>
          <w:b/>
          <w:bCs/>
          <w:rtl/>
        </w:rPr>
        <w:t>ניהול מפות</w:t>
      </w:r>
      <w:r w:rsidR="003A6708">
        <w:rPr>
          <w:rFonts w:ascii="David" w:hAnsi="David" w:cs="David" w:hint="cs"/>
          <w:b/>
          <w:bCs/>
          <w:rtl/>
        </w:rPr>
        <w:t xml:space="preserve"> </w:t>
      </w:r>
      <w:r w:rsidR="00D676D3">
        <w:rPr>
          <w:rFonts w:ascii="David" w:hAnsi="David" w:cs="David"/>
          <w:rtl/>
        </w:rPr>
        <w:t>–</w:t>
      </w:r>
      <w:r w:rsidR="00D676D3">
        <w:rPr>
          <w:rFonts w:ascii="David" w:hAnsi="David" w:cs="David" w:hint="cs"/>
          <w:rtl/>
        </w:rPr>
        <w:t xml:space="preserve"> אדם יוכל ליצור מפות לפי מה שהוא רואה לנכון, עם הזמן יוכל לשנות מפות קיימות, כלומר להוסיף או להוריד אלמנטים שונים, להוסיף קישורים למאגרי ידע נוספים. יוכל לנהל את המפות לפני הנושאים המרכזיים המגדירים את המפה בנוחות. בנוסף יתאפשר חיפוש מילולי על המפות.</w:t>
      </w:r>
      <w:r w:rsidR="004F5BB3">
        <w:rPr>
          <w:rFonts w:ascii="David" w:hAnsi="David" w:cs="David" w:hint="cs"/>
          <w:rtl/>
        </w:rPr>
        <w:t xml:space="preserve"> קישור בין אלמנטים שונים במפות ובכך קישור בין- נושאי.</w:t>
      </w:r>
    </w:p>
    <w:p w14:paraId="6F6D2DE5" w14:textId="77777777" w:rsidR="00D35224" w:rsidRDefault="00D676D3" w:rsidP="00733FC3">
      <w:pPr>
        <w:pStyle w:val="ListParagraph"/>
        <w:bidi/>
        <w:rPr>
          <w:rFonts w:ascii="David" w:hAnsi="David" w:cs="David"/>
          <w:u w:val="single"/>
          <w:rtl/>
        </w:rPr>
      </w:pPr>
      <w:r>
        <w:rPr>
          <w:rFonts w:ascii="David" w:hAnsi="David" w:cs="David" w:hint="cs"/>
          <w:b/>
          <w:bCs/>
          <w:rtl/>
        </w:rPr>
        <w:t xml:space="preserve">ניהול משתמשים </w:t>
      </w:r>
      <w:r w:rsidR="00D35224" w:rsidRPr="00D676D3">
        <w:rPr>
          <w:rFonts w:ascii="David" w:hAnsi="David" w:cs="David" w:hint="cs"/>
          <w:b/>
          <w:bCs/>
          <w:rtl/>
        </w:rPr>
        <w:t>והרשאות</w:t>
      </w:r>
      <w:r>
        <w:rPr>
          <w:rFonts w:ascii="David" w:hAnsi="David" w:cs="David" w:hint="cs"/>
          <w:rtl/>
        </w:rPr>
        <w:t xml:space="preserve"> </w:t>
      </w:r>
      <w:r>
        <w:rPr>
          <w:rFonts w:ascii="David" w:hAnsi="David" w:cs="David"/>
          <w:rtl/>
        </w:rPr>
        <w:t>–</w:t>
      </w:r>
      <w:r>
        <w:rPr>
          <w:rFonts w:ascii="David" w:hAnsi="David" w:cs="David" w:hint="cs"/>
          <w:rtl/>
        </w:rPr>
        <w:t xml:space="preserve"> כחלק מהמאמץ לשיתוף הידע יתאפשר למשתמש לשתף מפות שהוא יצר ולהעניק הרשאות קריאה/כתיבה למשתמשים אחרים. תתאפשר יצירת קבוצות "לימוד" להן יוענקו הרשאות זהות על מפה או קבוצת מפות. כתוצאה משיתוף המפות </w:t>
      </w:r>
      <w:r w:rsidR="00733FC3">
        <w:rPr>
          <w:rFonts w:ascii="David" w:hAnsi="David" w:cs="David" w:hint="cs"/>
          <w:rtl/>
        </w:rPr>
        <w:t>יקבלו המשתמשים גם קישור נוח למקורות הידע עצמם הממודל במפות.</w:t>
      </w:r>
    </w:p>
    <w:p w14:paraId="4A86962A" w14:textId="77777777" w:rsidR="00D35224" w:rsidRDefault="00D35224" w:rsidP="00650885">
      <w:pPr>
        <w:pStyle w:val="ListParagraph"/>
        <w:bidi/>
        <w:rPr>
          <w:rFonts w:ascii="David" w:hAnsi="David" w:cs="David"/>
          <w:rtl/>
        </w:rPr>
      </w:pPr>
      <w:r w:rsidRPr="00650885">
        <w:rPr>
          <w:rFonts w:ascii="David" w:hAnsi="David" w:cs="David" w:hint="cs"/>
          <w:b/>
          <w:bCs/>
          <w:rtl/>
        </w:rPr>
        <w:t>ניהול דו שיח</w:t>
      </w:r>
      <w:r w:rsidR="00650885">
        <w:rPr>
          <w:rFonts w:ascii="David" w:hAnsi="David" w:cs="David" w:hint="cs"/>
          <w:rtl/>
        </w:rPr>
        <w:t xml:space="preserve"> </w:t>
      </w:r>
      <w:r w:rsidR="00650885">
        <w:rPr>
          <w:rFonts w:ascii="David" w:hAnsi="David" w:cs="David"/>
          <w:rtl/>
        </w:rPr>
        <w:t>–</w:t>
      </w:r>
      <w:r w:rsidR="00650885">
        <w:rPr>
          <w:rFonts w:ascii="David" w:hAnsi="David" w:cs="David" w:hint="cs"/>
          <w:rtl/>
        </w:rPr>
        <w:t xml:space="preserve"> כתיבת הערות על אלמנט מסוים (אם בהגדרת ערך של </w:t>
      </w:r>
      <w:r w:rsidR="00650885">
        <w:rPr>
          <w:rFonts w:ascii="David" w:hAnsi="David" w:cs="David"/>
        </w:rPr>
        <w:t>task</w:t>
      </w:r>
      <w:r w:rsidR="00650885">
        <w:rPr>
          <w:rFonts w:ascii="David" w:hAnsi="David" w:cs="David" w:hint="cs"/>
          <w:rtl/>
        </w:rPr>
        <w:t xml:space="preserve"> או קישור של </w:t>
      </w:r>
      <w:r w:rsidR="00650885">
        <w:rPr>
          <w:rFonts w:ascii="David" w:hAnsi="David" w:cs="David"/>
        </w:rPr>
        <w:t>quality</w:t>
      </w:r>
      <w:r w:rsidR="00650885">
        <w:rPr>
          <w:rFonts w:ascii="David" w:hAnsi="David" w:cs="David" w:hint="cs"/>
          <w:rtl/>
        </w:rPr>
        <w:t>) ובכך ניתן ליצור דיון על אותו פרט ובכך להעשיר את המידע הניתן על האלמנט.</w:t>
      </w:r>
    </w:p>
    <w:p w14:paraId="283B995C" w14:textId="77777777" w:rsidR="00650885" w:rsidRDefault="00650885" w:rsidP="00650885">
      <w:pPr>
        <w:pStyle w:val="ListParagraph"/>
        <w:bidi/>
        <w:rPr>
          <w:rFonts w:ascii="David" w:hAnsi="David" w:cs="David"/>
          <w:rtl/>
        </w:rPr>
      </w:pPr>
    </w:p>
    <w:p w14:paraId="11771892" w14:textId="77777777" w:rsidR="00650885" w:rsidRDefault="00650885" w:rsidP="00650885">
      <w:pPr>
        <w:pStyle w:val="ListParagraph"/>
        <w:numPr>
          <w:ilvl w:val="0"/>
          <w:numId w:val="4"/>
        </w:numPr>
        <w:bidi/>
        <w:rPr>
          <w:rFonts w:ascii="David" w:hAnsi="David" w:cs="David"/>
        </w:rPr>
      </w:pPr>
      <w:r>
        <w:rPr>
          <w:rFonts w:ascii="David" w:hAnsi="David" w:cs="David" w:hint="cs"/>
          <w:rtl/>
        </w:rPr>
        <w:t>סיכום תהליך חקר הדרישות:</w:t>
      </w:r>
    </w:p>
    <w:p w14:paraId="20F64AB8" w14:textId="77777777" w:rsidR="00650885" w:rsidRDefault="00650885" w:rsidP="00726309">
      <w:pPr>
        <w:pStyle w:val="ListParagraph"/>
        <w:bidi/>
        <w:rPr>
          <w:rFonts w:ascii="David" w:hAnsi="David" w:cs="David"/>
          <w:rtl/>
        </w:rPr>
      </w:pPr>
      <w:r>
        <w:rPr>
          <w:rFonts w:ascii="David" w:hAnsi="David" w:cs="David" w:hint="cs"/>
          <w:rtl/>
        </w:rPr>
        <w:t>המערכת שאנו בונים הינה בעבור לקוח (המנחה ארנון שטרום) לכן רוב חקר הד</w:t>
      </w:r>
      <w:r w:rsidR="00726309">
        <w:rPr>
          <w:rFonts w:ascii="David" w:hAnsi="David" w:cs="David" w:hint="cs"/>
          <w:rtl/>
        </w:rPr>
        <w:t xml:space="preserve">רישות נעשה בראיונות מולו. </w:t>
      </w:r>
      <w:r>
        <w:rPr>
          <w:rFonts w:ascii="David" w:hAnsi="David" w:cs="David" w:hint="cs"/>
          <w:rtl/>
        </w:rPr>
        <w:t>במהלך כמה פגישות בהן הציג הלקוח את המערכת הרצויה</w:t>
      </w:r>
      <w:r w:rsidR="00726309">
        <w:rPr>
          <w:rFonts w:ascii="David" w:hAnsi="David" w:cs="David" w:hint="cs"/>
          <w:rtl/>
        </w:rPr>
        <w:t xml:space="preserve"> גזרנו ממה שהוא דרש את מסמך הדרישות שנשלח אליו לתיקונים שלו, כך כמה פעמים. בנוסף לפגישות עם הלקוח, סקרנו את המאמר </w:t>
      </w:r>
      <w:r w:rsidR="00726309" w:rsidRPr="00726309">
        <w:rPr>
          <w:rFonts w:ascii="David" w:hAnsi="David" w:cs="David"/>
        </w:rPr>
        <w:t>Sturm</w:t>
      </w:r>
      <w:r w:rsidR="00726309">
        <w:rPr>
          <w:rFonts w:ascii="David" w:hAnsi="David" w:cs="David"/>
        </w:rPr>
        <w:t>, et al (2017)</w:t>
      </w:r>
      <w:r w:rsidR="00726309" w:rsidRPr="00726309">
        <w:rPr>
          <w:rFonts w:ascii="David" w:hAnsi="David" w:cs="David" w:hint="cs"/>
          <w:rtl/>
        </w:rPr>
        <w:t xml:space="preserve"> </w:t>
      </w:r>
      <w:r w:rsidR="00726309">
        <w:rPr>
          <w:rFonts w:ascii="David" w:hAnsi="David" w:cs="David" w:hint="cs"/>
          <w:rtl/>
        </w:rPr>
        <w:t xml:space="preserve">בו מתואר </w:t>
      </w:r>
      <w:r w:rsidR="00726309" w:rsidRPr="00726309">
        <w:rPr>
          <w:rFonts w:ascii="David" w:hAnsi="David" w:cs="David" w:hint="cs"/>
          <w:rtl/>
        </w:rPr>
        <w:t xml:space="preserve">המודל של מפות ה- </w:t>
      </w:r>
      <w:r w:rsidR="00726309" w:rsidRPr="00726309">
        <w:rPr>
          <w:rFonts w:ascii="David" w:hAnsi="David" w:cs="David" w:hint="cs"/>
        </w:rPr>
        <w:t>ME</w:t>
      </w:r>
      <w:r w:rsidR="00726309">
        <w:rPr>
          <w:rFonts w:ascii="David" w:hAnsi="David" w:cs="David" w:hint="cs"/>
          <w:rtl/>
        </w:rPr>
        <w:t>, ולפי מודל זה הוספנו דרישות נוספות למערכת.</w:t>
      </w:r>
    </w:p>
    <w:p w14:paraId="239D38BB" w14:textId="77777777" w:rsidR="001C4AF6" w:rsidRPr="00726309" w:rsidRDefault="001C4AF6" w:rsidP="001C4AF6">
      <w:pPr>
        <w:pStyle w:val="ListParagraph"/>
        <w:bidi/>
        <w:rPr>
          <w:rFonts w:ascii="David" w:hAnsi="David" w:cs="David"/>
        </w:rPr>
      </w:pPr>
      <w:r>
        <w:rPr>
          <w:rFonts w:ascii="David" w:hAnsi="David" w:cs="David" w:hint="cs"/>
          <w:rtl/>
        </w:rPr>
        <w:t>ישנו אבטיפוס ראשוני למערכת, לאחר סקירה נוספו דרישות נוספות אל מסמך הדרישות.</w:t>
      </w:r>
    </w:p>
    <w:p w14:paraId="61962723" w14:textId="77777777" w:rsidR="00650885" w:rsidRDefault="00650885" w:rsidP="00650885">
      <w:pPr>
        <w:bidi/>
        <w:rPr>
          <w:rFonts w:ascii="David" w:hAnsi="David" w:cs="David"/>
          <w:rtl/>
        </w:rPr>
      </w:pPr>
    </w:p>
    <w:p w14:paraId="4769EF00" w14:textId="77777777" w:rsidR="00E42825" w:rsidRPr="00E42825" w:rsidRDefault="00E42825" w:rsidP="00E42825">
      <w:pPr>
        <w:pStyle w:val="ListParagraph"/>
        <w:numPr>
          <w:ilvl w:val="0"/>
          <w:numId w:val="4"/>
        </w:numPr>
        <w:bidi/>
        <w:ind w:left="360"/>
        <w:rPr>
          <w:ins w:id="1325" w:author="עילי פרידמן" w:date="2019-12-08T18:44:00Z"/>
          <w:rFonts w:ascii="David" w:hAnsi="David" w:cs="David"/>
          <w:rPrChange w:id="1326" w:author="עילי פרידמן" w:date="2019-12-08T18:44:00Z">
            <w:rPr>
              <w:ins w:id="1327" w:author="עילי פרידמן" w:date="2019-12-08T18:44:00Z"/>
              <w:rFonts w:ascii="David" w:hAnsi="David" w:cs="David"/>
              <w:highlight w:val="yellow"/>
            </w:rPr>
          </w:rPrChange>
        </w:rPr>
      </w:pPr>
      <w:ins w:id="1328" w:author="עילי פרידמן" w:date="2019-12-08T18:44:00Z">
        <w:r w:rsidRPr="00E42825">
          <w:rPr>
            <w:rFonts w:ascii="David" w:hAnsi="David" w:cs="David"/>
            <w:rPrChange w:id="1329" w:author="עילי פרידמן" w:date="2019-12-08T18:44:00Z">
              <w:rPr>
                <w:rFonts w:ascii="David" w:hAnsi="David" w:cs="David"/>
                <w:highlight w:val="yellow"/>
              </w:rPr>
            </w:rPrChange>
          </w:rPr>
          <w:lastRenderedPageBreak/>
          <w:t>Usecases</w:t>
        </w:r>
        <w:r w:rsidRPr="00E42825">
          <w:rPr>
            <w:rFonts w:ascii="David" w:hAnsi="David" w:cs="David" w:hint="cs"/>
            <w:rtl/>
            <w:rPrChange w:id="1330" w:author="עילי פרידמן" w:date="2019-12-08T18:44:00Z">
              <w:rPr>
                <w:rFonts w:ascii="David" w:hAnsi="David" w:cs="David" w:hint="cs"/>
                <w:highlight w:val="yellow"/>
                <w:rtl/>
              </w:rPr>
            </w:rPrChange>
          </w:rPr>
          <w:t>:</w:t>
        </w:r>
      </w:ins>
    </w:p>
    <w:p w14:paraId="4602A5A5" w14:textId="77777777" w:rsidR="00E42825" w:rsidRPr="00E42825" w:rsidRDefault="00E42825" w:rsidP="00E42825">
      <w:pPr>
        <w:pStyle w:val="ListParagraph"/>
        <w:numPr>
          <w:ilvl w:val="1"/>
          <w:numId w:val="4"/>
        </w:numPr>
        <w:bidi/>
        <w:ind w:left="1080"/>
        <w:rPr>
          <w:ins w:id="1331" w:author="עילי פרידמן" w:date="2019-12-08T18:44:00Z"/>
          <w:rFonts w:ascii="David" w:hAnsi="David" w:cs="David"/>
          <w:rPrChange w:id="1332" w:author="עילי פרידמן" w:date="2019-12-08T18:44:00Z">
            <w:rPr>
              <w:ins w:id="1333" w:author="עילי פרידמן" w:date="2019-12-08T18:44:00Z"/>
              <w:rFonts w:ascii="David" w:hAnsi="David" w:cs="David"/>
              <w:highlight w:val="yellow"/>
            </w:rPr>
          </w:rPrChange>
        </w:rPr>
      </w:pPr>
      <w:ins w:id="1334" w:author="עילי פרידמן" w:date="2019-12-08T18:44:00Z">
        <w:r w:rsidRPr="00E42825">
          <w:rPr>
            <w:rFonts w:ascii="David" w:hAnsi="David" w:cs="David" w:hint="eastAsia"/>
            <w:rtl/>
            <w:rPrChange w:id="1335" w:author="עילי פרידמן" w:date="2019-12-08T18:44:00Z">
              <w:rPr>
                <w:rFonts w:ascii="David" w:hAnsi="David" w:cs="David" w:hint="eastAsia"/>
                <w:highlight w:val="yellow"/>
                <w:rtl/>
              </w:rPr>
            </w:rPrChange>
          </w:rPr>
          <w:t>יצירת</w:t>
        </w:r>
        <w:r w:rsidRPr="00E42825">
          <w:rPr>
            <w:rFonts w:ascii="David" w:hAnsi="David" w:cs="David"/>
            <w:rtl/>
            <w:rPrChange w:id="1336" w:author="עילי פרידמן" w:date="2019-12-08T18:44:00Z">
              <w:rPr>
                <w:rFonts w:ascii="David" w:hAnsi="David" w:cs="David"/>
                <w:highlight w:val="yellow"/>
                <w:rtl/>
              </w:rPr>
            </w:rPrChange>
          </w:rPr>
          <w:t xml:space="preserve"> </w:t>
        </w:r>
        <w:r w:rsidRPr="00E42825">
          <w:rPr>
            <w:rFonts w:ascii="David" w:hAnsi="David" w:cs="David" w:hint="eastAsia"/>
            <w:rtl/>
            <w:rPrChange w:id="1337" w:author="עילי פרידמן" w:date="2019-12-08T18:44:00Z">
              <w:rPr>
                <w:rFonts w:ascii="David" w:hAnsi="David" w:cs="David" w:hint="eastAsia"/>
                <w:highlight w:val="yellow"/>
                <w:rtl/>
              </w:rPr>
            </w:rPrChange>
          </w:rPr>
          <w:t>מפה</w:t>
        </w:r>
      </w:ins>
    </w:p>
    <w:p w14:paraId="6E999231" w14:textId="77777777" w:rsidR="00E42825" w:rsidRPr="00E42825" w:rsidRDefault="00E42825" w:rsidP="00E42825">
      <w:pPr>
        <w:pStyle w:val="ListParagraph"/>
        <w:numPr>
          <w:ilvl w:val="1"/>
          <w:numId w:val="4"/>
        </w:numPr>
        <w:bidi/>
        <w:ind w:left="1080"/>
        <w:rPr>
          <w:ins w:id="1338" w:author="עילי פרידמן" w:date="2019-12-08T18:44:00Z"/>
          <w:rFonts w:ascii="David" w:hAnsi="David" w:cs="David"/>
          <w:rtl/>
          <w:rPrChange w:id="1339" w:author="עילי פרידמן" w:date="2019-12-08T18:44:00Z">
            <w:rPr>
              <w:ins w:id="1340" w:author="עילי פרידמן" w:date="2019-12-08T18:44:00Z"/>
              <w:rFonts w:ascii="David" w:hAnsi="David" w:cs="David"/>
              <w:highlight w:val="yellow"/>
              <w:rtl/>
            </w:rPr>
          </w:rPrChange>
        </w:rPr>
      </w:pPr>
      <w:ins w:id="1341" w:author="עילי פרידמן" w:date="2019-12-08T18:44:00Z">
        <w:r w:rsidRPr="00E42825">
          <w:rPr>
            <w:rFonts w:ascii="David" w:hAnsi="David" w:cs="David" w:hint="eastAsia"/>
            <w:rtl/>
            <w:rPrChange w:id="1342" w:author="עילי פרידמן" w:date="2019-12-08T18:44:00Z">
              <w:rPr>
                <w:rFonts w:ascii="David" w:hAnsi="David" w:cs="David" w:hint="eastAsia"/>
                <w:highlight w:val="yellow"/>
                <w:rtl/>
              </w:rPr>
            </w:rPrChange>
          </w:rPr>
          <w:t>מתן</w:t>
        </w:r>
        <w:r w:rsidRPr="00E42825">
          <w:rPr>
            <w:rFonts w:ascii="David" w:hAnsi="David" w:cs="David"/>
            <w:rtl/>
            <w:rPrChange w:id="1343" w:author="עילי פרידמן" w:date="2019-12-08T18:44:00Z">
              <w:rPr>
                <w:rFonts w:ascii="David" w:hAnsi="David" w:cs="David"/>
                <w:highlight w:val="yellow"/>
                <w:rtl/>
              </w:rPr>
            </w:rPrChange>
          </w:rPr>
          <w:t xml:space="preserve"> הרשאה – יצירת תיקייה </w:t>
        </w:r>
      </w:ins>
    </w:p>
    <w:p w14:paraId="148A472F" w14:textId="77777777" w:rsidR="00E42825" w:rsidRPr="00E42825" w:rsidRDefault="00E42825" w:rsidP="00E42825">
      <w:pPr>
        <w:pStyle w:val="ListParagraph"/>
        <w:numPr>
          <w:ilvl w:val="1"/>
          <w:numId w:val="4"/>
        </w:numPr>
        <w:bidi/>
        <w:ind w:left="1080"/>
        <w:rPr>
          <w:ins w:id="1344" w:author="עילי פרידמן" w:date="2019-12-08T18:44:00Z"/>
          <w:rFonts w:ascii="David" w:hAnsi="David" w:cs="David"/>
          <w:rPrChange w:id="1345" w:author="עילי פרידמן" w:date="2019-12-08T18:44:00Z">
            <w:rPr>
              <w:ins w:id="1346" w:author="עילי פרידמן" w:date="2019-12-08T18:44:00Z"/>
              <w:rFonts w:ascii="David" w:hAnsi="David" w:cs="David"/>
            </w:rPr>
          </w:rPrChange>
        </w:rPr>
      </w:pPr>
      <w:ins w:id="1347" w:author="עילי פרידמן" w:date="2019-12-08T18:44:00Z">
        <w:r w:rsidRPr="00E42825">
          <w:rPr>
            <w:rFonts w:ascii="David" w:hAnsi="David" w:cs="David" w:hint="eastAsia"/>
            <w:rtl/>
            <w:rPrChange w:id="1348" w:author="עילי פרידמן" w:date="2019-12-08T18:44:00Z">
              <w:rPr>
                <w:rFonts w:ascii="David" w:hAnsi="David" w:cs="David" w:hint="eastAsia"/>
                <w:highlight w:val="yellow"/>
                <w:rtl/>
              </w:rPr>
            </w:rPrChange>
          </w:rPr>
          <w:t>חקר</w:t>
        </w:r>
        <w:r w:rsidRPr="00E42825">
          <w:rPr>
            <w:rFonts w:ascii="David" w:hAnsi="David" w:cs="David"/>
            <w:rtl/>
            <w:rPrChange w:id="1349" w:author="עילי פרידמן" w:date="2019-12-08T18:44:00Z">
              <w:rPr>
                <w:rFonts w:ascii="David" w:hAnsi="David" w:cs="David"/>
                <w:highlight w:val="yellow"/>
                <w:rtl/>
              </w:rPr>
            </w:rPrChange>
          </w:rPr>
          <w:t xml:space="preserve"> </w:t>
        </w:r>
        <w:r w:rsidRPr="00E42825">
          <w:rPr>
            <w:rFonts w:ascii="David" w:hAnsi="David" w:cs="David" w:hint="eastAsia"/>
            <w:rtl/>
            <w:rPrChange w:id="1350" w:author="עילי פרידמן" w:date="2019-12-08T18:44:00Z">
              <w:rPr>
                <w:rFonts w:ascii="David" w:hAnsi="David" w:cs="David" w:hint="eastAsia"/>
                <w:highlight w:val="yellow"/>
                <w:rtl/>
              </w:rPr>
            </w:rPrChange>
          </w:rPr>
          <w:t>תחום</w:t>
        </w:r>
        <w:r w:rsidRPr="00E42825">
          <w:rPr>
            <w:rFonts w:ascii="David" w:hAnsi="David" w:cs="David"/>
            <w:rtl/>
            <w:rPrChange w:id="1351" w:author="עילי פרידמן" w:date="2019-12-08T18:44:00Z">
              <w:rPr>
                <w:rFonts w:ascii="David" w:hAnsi="David" w:cs="David"/>
                <w:highlight w:val="yellow"/>
                <w:rtl/>
              </w:rPr>
            </w:rPrChange>
          </w:rPr>
          <w:t xml:space="preserve"> </w:t>
        </w:r>
        <w:r w:rsidRPr="00E42825">
          <w:rPr>
            <w:rFonts w:ascii="David" w:hAnsi="David" w:cs="David" w:hint="eastAsia"/>
            <w:rtl/>
            <w:rPrChange w:id="1352" w:author="עילי פרידמן" w:date="2019-12-08T18:44:00Z">
              <w:rPr>
                <w:rFonts w:ascii="David" w:hAnsi="David" w:cs="David" w:hint="eastAsia"/>
                <w:highlight w:val="yellow"/>
                <w:rtl/>
              </w:rPr>
            </w:rPrChange>
          </w:rPr>
          <w:t>בעזרת</w:t>
        </w:r>
        <w:r w:rsidRPr="00E42825">
          <w:rPr>
            <w:rFonts w:ascii="David" w:hAnsi="David" w:cs="David"/>
            <w:rtl/>
            <w:rPrChange w:id="1353" w:author="עילי פרידמן" w:date="2019-12-08T18:44:00Z">
              <w:rPr>
                <w:rFonts w:ascii="David" w:hAnsi="David" w:cs="David"/>
                <w:highlight w:val="yellow"/>
                <w:rtl/>
              </w:rPr>
            </w:rPrChange>
          </w:rPr>
          <w:t xml:space="preserve"> </w:t>
        </w:r>
        <w:r w:rsidRPr="00E42825">
          <w:rPr>
            <w:rFonts w:ascii="David" w:hAnsi="David" w:cs="David" w:hint="eastAsia"/>
            <w:rtl/>
            <w:rPrChange w:id="1354" w:author="עילי פרידמן" w:date="2019-12-08T18:44:00Z">
              <w:rPr>
                <w:rFonts w:ascii="David" w:hAnsi="David" w:cs="David" w:hint="eastAsia"/>
                <w:highlight w:val="yellow"/>
                <w:rtl/>
              </w:rPr>
            </w:rPrChange>
          </w:rPr>
          <w:t>המפות</w:t>
        </w:r>
      </w:ins>
    </w:p>
    <w:p w14:paraId="17D98069" w14:textId="77777777" w:rsidR="00E42825" w:rsidRPr="00E42825" w:rsidRDefault="00E42825" w:rsidP="00E42825">
      <w:pPr>
        <w:pStyle w:val="ListParagraph"/>
        <w:bidi/>
        <w:ind w:left="360"/>
        <w:rPr>
          <w:ins w:id="1355" w:author="עילי פרידמן" w:date="2019-12-08T18:44:00Z"/>
          <w:rFonts w:ascii="David" w:hAnsi="David" w:cs="David"/>
          <w:rtl/>
          <w:rPrChange w:id="1356" w:author="עילי פרידמן" w:date="2019-12-08T18:44:00Z">
            <w:rPr>
              <w:ins w:id="1357" w:author="עילי פרידמן" w:date="2019-12-08T18:44:00Z"/>
              <w:rFonts w:ascii="David" w:hAnsi="David" w:cs="David"/>
              <w:rtl/>
            </w:rPr>
          </w:rPrChange>
        </w:rPr>
      </w:pPr>
      <w:ins w:id="1358" w:author="עילי פרידמן" w:date="2019-12-08T18:44:00Z">
        <w:r w:rsidRPr="00E42825">
          <w:rPr>
            <w:rFonts w:ascii="David" w:hAnsi="David" w:cs="David"/>
            <w:noProof/>
            <w:rPrChange w:id="1359" w:author="עילי פרידמן" w:date="2019-12-08T18:44:00Z">
              <w:rPr>
                <w:rFonts w:ascii="David" w:hAnsi="David" w:cs="David"/>
                <w:noProof/>
              </w:rPr>
            </w:rPrChange>
          </w:rPr>
          <w:drawing>
            <wp:inline distT="0" distB="0" distL="0" distR="0" wp14:anchorId="5E29084E" wp14:editId="673071E0">
              <wp:extent cx="6858000" cy="3857625"/>
              <wp:effectExtent l="0" t="0" r="0" b="9525"/>
              <wp:docPr id="10" name="Picture 10" descr="d:\documents\users\saarzeev\Downloads\WhatsApp Image 2019-12-05 at 16.55.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users\saarzeev\Downloads\WhatsApp Image 2019-12-05 at 16.55.3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ins>
    </w:p>
    <w:p w14:paraId="0E2007AD" w14:textId="77777777" w:rsidR="00E42825" w:rsidRPr="00E42825" w:rsidRDefault="00E42825" w:rsidP="00E42825">
      <w:pPr>
        <w:pStyle w:val="ListParagraph"/>
        <w:bidi/>
        <w:rPr>
          <w:ins w:id="1360" w:author="עילי פרידמן" w:date="2019-12-08T18:44:00Z"/>
          <w:rFonts w:ascii="David" w:hAnsi="David" w:cs="David"/>
          <w:rtl/>
          <w:rPrChange w:id="1361" w:author="עילי פרידמן" w:date="2019-12-08T18:44:00Z">
            <w:rPr>
              <w:ins w:id="1362" w:author="עילי פרידמן" w:date="2019-12-08T18:44:00Z"/>
              <w:rFonts w:ascii="David" w:hAnsi="David" w:cs="David"/>
              <w:rtl/>
            </w:rPr>
          </w:rPrChange>
        </w:rPr>
      </w:pPr>
    </w:p>
    <w:p w14:paraId="7DD32EEB" w14:textId="77777777" w:rsidR="00E42825" w:rsidRPr="00E42825" w:rsidRDefault="00E42825" w:rsidP="00E42825">
      <w:pPr>
        <w:pStyle w:val="ListParagraph"/>
        <w:bidi/>
        <w:rPr>
          <w:ins w:id="1363" w:author="עילי פרידמן" w:date="2019-12-08T18:44:00Z"/>
          <w:rFonts w:ascii="David" w:hAnsi="David" w:cs="David"/>
          <w:rtl/>
          <w:rPrChange w:id="1364" w:author="עילי פרידמן" w:date="2019-12-08T18:44:00Z">
            <w:rPr>
              <w:ins w:id="1365" w:author="עילי פרידמן" w:date="2019-12-08T18:44:00Z"/>
              <w:rFonts w:ascii="David" w:hAnsi="David" w:cs="David"/>
              <w:rtl/>
            </w:rPr>
          </w:rPrChange>
        </w:rPr>
      </w:pPr>
    </w:p>
    <w:p w14:paraId="29BBDA9E" w14:textId="77777777" w:rsidR="00E42825" w:rsidRPr="00E42825" w:rsidRDefault="00E42825" w:rsidP="00E42825">
      <w:pPr>
        <w:pStyle w:val="ListParagraph"/>
        <w:numPr>
          <w:ilvl w:val="0"/>
          <w:numId w:val="4"/>
        </w:numPr>
        <w:bidi/>
        <w:ind w:left="360"/>
        <w:rPr>
          <w:ins w:id="1366" w:author="עילי פרידמן" w:date="2019-12-08T18:44:00Z"/>
          <w:rFonts w:ascii="David" w:hAnsi="David" w:cs="David"/>
          <w:rPrChange w:id="1367" w:author="עילי פרידמן" w:date="2019-12-08T18:44:00Z">
            <w:rPr>
              <w:ins w:id="1368" w:author="עילי פרידמן" w:date="2019-12-08T18:44:00Z"/>
              <w:rFonts w:ascii="David" w:hAnsi="David" w:cs="David"/>
            </w:rPr>
          </w:rPrChange>
        </w:rPr>
      </w:pPr>
      <w:ins w:id="1369" w:author="עילי פרידמן" w:date="2019-12-08T18:44:00Z">
        <w:r w:rsidRPr="00E42825">
          <w:rPr>
            <w:rFonts w:ascii="David" w:hAnsi="David" w:cs="David" w:hint="eastAsia"/>
            <w:rtl/>
            <w:rPrChange w:id="1370" w:author="עילי פרידמן" w:date="2019-12-08T18:44:00Z">
              <w:rPr>
                <w:rFonts w:ascii="David" w:hAnsi="David" w:cs="David" w:hint="eastAsia"/>
                <w:rtl/>
              </w:rPr>
            </w:rPrChange>
          </w:rPr>
          <w:t>דרישות</w:t>
        </w:r>
        <w:r w:rsidRPr="00E42825">
          <w:rPr>
            <w:rFonts w:ascii="David" w:hAnsi="David" w:cs="David"/>
            <w:rtl/>
            <w:rPrChange w:id="1371" w:author="עילי פרידמן" w:date="2019-12-08T18:44:00Z">
              <w:rPr>
                <w:rFonts w:ascii="David" w:hAnsi="David" w:cs="David"/>
                <w:rtl/>
              </w:rPr>
            </w:rPrChange>
          </w:rPr>
          <w:t xml:space="preserve"> </w:t>
        </w:r>
        <w:r w:rsidRPr="00E42825">
          <w:rPr>
            <w:rFonts w:ascii="David" w:hAnsi="David" w:cs="David" w:hint="eastAsia"/>
            <w:rtl/>
            <w:rPrChange w:id="1372" w:author="עילי פרידמן" w:date="2019-12-08T18:44:00Z">
              <w:rPr>
                <w:rFonts w:ascii="David" w:hAnsi="David" w:cs="David" w:hint="eastAsia"/>
                <w:rtl/>
              </w:rPr>
            </w:rPrChange>
          </w:rPr>
          <w:t>פונקציונאליות</w:t>
        </w:r>
        <w:r w:rsidRPr="00E42825">
          <w:rPr>
            <w:rFonts w:ascii="David" w:hAnsi="David" w:cs="David"/>
            <w:rtl/>
            <w:rPrChange w:id="1373" w:author="עילי פרידמן" w:date="2019-12-08T18:44:00Z">
              <w:rPr>
                <w:rFonts w:ascii="David" w:hAnsi="David" w:cs="David"/>
                <w:rtl/>
              </w:rPr>
            </w:rPrChange>
          </w:rPr>
          <w:t>:</w:t>
        </w:r>
      </w:ins>
    </w:p>
    <w:p w14:paraId="26BEB2F2" w14:textId="77777777" w:rsidR="00E42825" w:rsidRPr="00E42825" w:rsidRDefault="00E42825" w:rsidP="00E42825">
      <w:pPr>
        <w:pStyle w:val="ListParagraph"/>
        <w:numPr>
          <w:ilvl w:val="1"/>
          <w:numId w:val="4"/>
        </w:numPr>
        <w:bidi/>
        <w:ind w:left="1080"/>
        <w:rPr>
          <w:ins w:id="1374" w:author="עילי פרידמן" w:date="2019-12-08T18:44:00Z"/>
          <w:rFonts w:ascii="David" w:hAnsi="David" w:cs="David"/>
          <w:rPrChange w:id="1375" w:author="עילי פרידמן" w:date="2019-12-08T18:44:00Z">
            <w:rPr>
              <w:ins w:id="1376" w:author="עילי פרידמן" w:date="2019-12-08T18:44:00Z"/>
              <w:rFonts w:ascii="David" w:hAnsi="David" w:cs="David"/>
            </w:rPr>
          </w:rPrChange>
        </w:rPr>
      </w:pPr>
      <w:ins w:id="1377" w:author="עילי פרידמן" w:date="2019-12-08T18:44:00Z">
        <w:r w:rsidRPr="00E42825">
          <w:rPr>
            <w:rFonts w:ascii="David" w:hAnsi="David" w:cs="David" w:hint="eastAsia"/>
            <w:rtl/>
            <w:rPrChange w:id="1378" w:author="עילי פרידמן" w:date="2019-12-08T18:44:00Z">
              <w:rPr>
                <w:rFonts w:ascii="David" w:hAnsi="David" w:cs="David" w:hint="eastAsia"/>
                <w:rtl/>
              </w:rPr>
            </w:rPrChange>
          </w:rPr>
          <w:t>ניהול</w:t>
        </w:r>
        <w:r w:rsidRPr="00E42825">
          <w:rPr>
            <w:rFonts w:ascii="David" w:hAnsi="David" w:cs="David"/>
            <w:rtl/>
            <w:rPrChange w:id="1379" w:author="עילי פרידמן" w:date="2019-12-08T18:44:00Z">
              <w:rPr>
                <w:rFonts w:ascii="David" w:hAnsi="David" w:cs="David"/>
                <w:rtl/>
              </w:rPr>
            </w:rPrChange>
          </w:rPr>
          <w:t xml:space="preserve"> </w:t>
        </w:r>
        <w:r w:rsidRPr="00E42825">
          <w:rPr>
            <w:rFonts w:ascii="David" w:hAnsi="David" w:cs="David" w:hint="eastAsia"/>
            <w:rtl/>
            <w:rPrChange w:id="1380" w:author="עילי פרידמן" w:date="2019-12-08T18:44:00Z">
              <w:rPr>
                <w:rFonts w:ascii="David" w:hAnsi="David" w:cs="David" w:hint="eastAsia"/>
                <w:rtl/>
              </w:rPr>
            </w:rPrChange>
          </w:rPr>
          <w:t>משתמשים</w:t>
        </w:r>
        <w:r w:rsidRPr="00E42825">
          <w:rPr>
            <w:rFonts w:ascii="David" w:hAnsi="David" w:cs="David"/>
            <w:rtl/>
            <w:rPrChange w:id="1381" w:author="עילי פרידמן" w:date="2019-12-08T18:44:00Z">
              <w:rPr>
                <w:rFonts w:ascii="David" w:hAnsi="David" w:cs="David"/>
                <w:rtl/>
              </w:rPr>
            </w:rPrChange>
          </w:rPr>
          <w:t>:</w:t>
        </w:r>
      </w:ins>
    </w:p>
    <w:p w14:paraId="7CE3B5B1" w14:textId="77777777" w:rsidR="00E42825" w:rsidRPr="00E42825" w:rsidRDefault="00E42825" w:rsidP="00E42825">
      <w:pPr>
        <w:pStyle w:val="ListParagraph"/>
        <w:numPr>
          <w:ilvl w:val="2"/>
          <w:numId w:val="4"/>
        </w:numPr>
        <w:bidi/>
        <w:ind w:left="1800"/>
        <w:rPr>
          <w:ins w:id="1382" w:author="עילי פרידמן" w:date="2019-12-08T18:44:00Z"/>
          <w:rFonts w:ascii="David" w:hAnsi="David" w:cs="David"/>
          <w:rPrChange w:id="1383" w:author="עילי פרידמן" w:date="2019-12-08T18:44:00Z">
            <w:rPr>
              <w:ins w:id="1384" w:author="עילי פרידמן" w:date="2019-12-08T18:44:00Z"/>
              <w:rFonts w:ascii="David" w:hAnsi="David" w:cs="David"/>
            </w:rPr>
          </w:rPrChange>
        </w:rPr>
      </w:pPr>
      <w:ins w:id="1385" w:author="עילי פרידמן" w:date="2019-12-08T18:44:00Z">
        <w:r w:rsidRPr="00E42825">
          <w:rPr>
            <w:rFonts w:ascii="David" w:hAnsi="David" w:cs="David" w:hint="eastAsia"/>
            <w:rtl/>
            <w:rPrChange w:id="1386" w:author="עילי פרידמן" w:date="2019-12-08T18:44:00Z">
              <w:rPr>
                <w:rFonts w:ascii="David" w:hAnsi="David" w:cs="David" w:hint="eastAsia"/>
                <w:rtl/>
              </w:rPr>
            </w:rPrChange>
          </w:rPr>
          <w:t>כל</w:t>
        </w:r>
        <w:r w:rsidRPr="00E42825">
          <w:rPr>
            <w:rFonts w:ascii="David" w:hAnsi="David" w:cs="David"/>
            <w:rtl/>
            <w:rPrChange w:id="1387" w:author="עילי פרידמן" w:date="2019-12-08T18:44:00Z">
              <w:rPr>
                <w:rFonts w:ascii="David" w:hAnsi="David" w:cs="David"/>
                <w:rtl/>
              </w:rPr>
            </w:rPrChange>
          </w:rPr>
          <w:t xml:space="preserve"> </w:t>
        </w:r>
        <w:r w:rsidRPr="00E42825">
          <w:rPr>
            <w:rFonts w:ascii="David" w:hAnsi="David" w:cs="David" w:hint="eastAsia"/>
            <w:rtl/>
            <w:rPrChange w:id="1388" w:author="עילי פרידמן" w:date="2019-12-08T18:44:00Z">
              <w:rPr>
                <w:rFonts w:ascii="David" w:hAnsi="David" w:cs="David" w:hint="eastAsia"/>
                <w:rtl/>
              </w:rPr>
            </w:rPrChange>
          </w:rPr>
          <w:t>גולש</w:t>
        </w:r>
        <w:r w:rsidRPr="00E42825">
          <w:rPr>
            <w:rFonts w:ascii="David" w:hAnsi="David" w:cs="David"/>
            <w:rtl/>
            <w:rPrChange w:id="1389" w:author="עילי פרידמן" w:date="2019-12-08T18:44:00Z">
              <w:rPr>
                <w:rFonts w:ascii="David" w:hAnsi="David" w:cs="David"/>
                <w:rtl/>
              </w:rPr>
            </w:rPrChange>
          </w:rPr>
          <w:t xml:space="preserve"> </w:t>
        </w:r>
        <w:r w:rsidRPr="00E42825">
          <w:rPr>
            <w:rFonts w:ascii="David" w:hAnsi="David" w:cs="David" w:hint="eastAsia"/>
            <w:rtl/>
            <w:rPrChange w:id="1390" w:author="עילי פרידמן" w:date="2019-12-08T18:44:00Z">
              <w:rPr>
                <w:rFonts w:ascii="David" w:hAnsi="David" w:cs="David" w:hint="eastAsia"/>
                <w:rtl/>
              </w:rPr>
            </w:rPrChange>
          </w:rPr>
          <w:t>יוכל</w:t>
        </w:r>
        <w:r w:rsidRPr="00E42825">
          <w:rPr>
            <w:rFonts w:ascii="David" w:hAnsi="David" w:cs="David"/>
            <w:rtl/>
            <w:rPrChange w:id="1391" w:author="עילי פרידמן" w:date="2019-12-08T18:44:00Z">
              <w:rPr>
                <w:rFonts w:ascii="David" w:hAnsi="David" w:cs="David"/>
                <w:rtl/>
              </w:rPr>
            </w:rPrChange>
          </w:rPr>
          <w:t xml:space="preserve"> </w:t>
        </w:r>
        <w:r w:rsidRPr="00E42825">
          <w:rPr>
            <w:rFonts w:ascii="David" w:hAnsi="David" w:cs="David" w:hint="eastAsia"/>
            <w:rtl/>
            <w:rPrChange w:id="1392" w:author="עילי פרידמן" w:date="2019-12-08T18:44:00Z">
              <w:rPr>
                <w:rFonts w:ascii="David" w:hAnsi="David" w:cs="David" w:hint="eastAsia"/>
                <w:rtl/>
              </w:rPr>
            </w:rPrChange>
          </w:rPr>
          <w:t>ליצור</w:t>
        </w:r>
        <w:r w:rsidRPr="00E42825">
          <w:rPr>
            <w:rFonts w:ascii="David" w:hAnsi="David" w:cs="David"/>
            <w:rtl/>
            <w:rPrChange w:id="1393" w:author="עילי פרידמן" w:date="2019-12-08T18:44:00Z">
              <w:rPr>
                <w:rFonts w:ascii="David" w:hAnsi="David" w:cs="David"/>
                <w:rtl/>
              </w:rPr>
            </w:rPrChange>
          </w:rPr>
          <w:t xml:space="preserve"> </w:t>
        </w:r>
        <w:r w:rsidRPr="00E42825">
          <w:rPr>
            <w:rFonts w:ascii="David" w:hAnsi="David" w:cs="David" w:hint="eastAsia"/>
            <w:rtl/>
            <w:rPrChange w:id="1394" w:author="עילי פרידמן" w:date="2019-12-08T18:44:00Z">
              <w:rPr>
                <w:rFonts w:ascii="David" w:hAnsi="David" w:cs="David" w:hint="eastAsia"/>
                <w:rtl/>
              </w:rPr>
            </w:rPrChange>
          </w:rPr>
          <w:t>לעצמו</w:t>
        </w:r>
        <w:r w:rsidRPr="00E42825">
          <w:rPr>
            <w:rFonts w:ascii="David" w:hAnsi="David" w:cs="David"/>
            <w:rtl/>
            <w:rPrChange w:id="1395" w:author="עילי פרידמן" w:date="2019-12-08T18:44:00Z">
              <w:rPr>
                <w:rFonts w:ascii="David" w:hAnsi="David" w:cs="David"/>
                <w:rtl/>
              </w:rPr>
            </w:rPrChange>
          </w:rPr>
          <w:t xml:space="preserve"> </w:t>
        </w:r>
        <w:r w:rsidRPr="00E42825">
          <w:rPr>
            <w:rFonts w:ascii="David" w:hAnsi="David" w:cs="David" w:hint="eastAsia"/>
            <w:rtl/>
            <w:rPrChange w:id="1396" w:author="עילי פרידמן" w:date="2019-12-08T18:44:00Z">
              <w:rPr>
                <w:rFonts w:ascii="David" w:hAnsi="David" w:cs="David" w:hint="eastAsia"/>
                <w:rtl/>
              </w:rPr>
            </w:rPrChange>
          </w:rPr>
          <w:t>משתמש</w:t>
        </w:r>
        <w:r w:rsidRPr="00E42825">
          <w:rPr>
            <w:rFonts w:ascii="David" w:hAnsi="David" w:cs="David"/>
            <w:rtl/>
            <w:rPrChange w:id="1397" w:author="עילי פרידמן" w:date="2019-12-08T18:44:00Z">
              <w:rPr>
                <w:rFonts w:ascii="David" w:hAnsi="David" w:cs="David"/>
                <w:rtl/>
              </w:rPr>
            </w:rPrChange>
          </w:rPr>
          <w:t xml:space="preserve"> </w:t>
        </w:r>
        <w:r w:rsidRPr="00E42825">
          <w:rPr>
            <w:rFonts w:ascii="David" w:hAnsi="David" w:cs="David" w:hint="eastAsia"/>
            <w:rtl/>
            <w:rPrChange w:id="1398" w:author="עילי פרידמן" w:date="2019-12-08T18:44:00Z">
              <w:rPr>
                <w:rFonts w:ascii="David" w:hAnsi="David" w:cs="David" w:hint="eastAsia"/>
                <w:rtl/>
              </w:rPr>
            </w:rPrChange>
          </w:rPr>
          <w:t>באתר</w:t>
        </w:r>
        <w:r w:rsidRPr="00E42825">
          <w:rPr>
            <w:rFonts w:ascii="David" w:hAnsi="David" w:cs="David"/>
            <w:rtl/>
            <w:rPrChange w:id="1399" w:author="עילי פרידמן" w:date="2019-12-08T18:44:00Z">
              <w:rPr>
                <w:rFonts w:ascii="David" w:hAnsi="David" w:cs="David"/>
                <w:rtl/>
              </w:rPr>
            </w:rPrChange>
          </w:rPr>
          <w:t xml:space="preserve">, </w:t>
        </w:r>
        <w:r w:rsidRPr="00E42825">
          <w:rPr>
            <w:rFonts w:ascii="David" w:hAnsi="David" w:cs="David" w:hint="eastAsia"/>
            <w:rtl/>
            <w:rPrChange w:id="1400" w:author="עילי פרידמן" w:date="2019-12-08T18:44:00Z">
              <w:rPr>
                <w:rFonts w:ascii="David" w:hAnsi="David" w:cs="David" w:hint="eastAsia"/>
                <w:rtl/>
              </w:rPr>
            </w:rPrChange>
          </w:rPr>
          <w:t>אשר</w:t>
        </w:r>
        <w:r w:rsidRPr="00E42825">
          <w:rPr>
            <w:rFonts w:ascii="David" w:hAnsi="David" w:cs="David"/>
            <w:rtl/>
            <w:rPrChange w:id="1401" w:author="עילי פרידמן" w:date="2019-12-08T18:44:00Z">
              <w:rPr>
                <w:rFonts w:ascii="David" w:hAnsi="David" w:cs="David"/>
                <w:rtl/>
              </w:rPr>
            </w:rPrChange>
          </w:rPr>
          <w:t xml:space="preserve"> </w:t>
        </w:r>
        <w:r w:rsidRPr="00E42825">
          <w:rPr>
            <w:rFonts w:ascii="David" w:hAnsi="David" w:cs="David" w:hint="eastAsia"/>
            <w:rtl/>
            <w:rPrChange w:id="1402" w:author="עילי פרידמן" w:date="2019-12-08T18:44:00Z">
              <w:rPr>
                <w:rFonts w:ascii="David" w:hAnsi="David" w:cs="David" w:hint="eastAsia"/>
                <w:rtl/>
              </w:rPr>
            </w:rPrChange>
          </w:rPr>
          <w:t>יכיל</w:t>
        </w:r>
        <w:r w:rsidRPr="00E42825">
          <w:rPr>
            <w:rFonts w:ascii="David" w:hAnsi="David" w:cs="David"/>
            <w:rtl/>
            <w:rPrChange w:id="1403" w:author="עילי פרידמן" w:date="2019-12-08T18:44:00Z">
              <w:rPr>
                <w:rFonts w:ascii="David" w:hAnsi="David" w:cs="David"/>
                <w:rtl/>
              </w:rPr>
            </w:rPrChange>
          </w:rPr>
          <w:t xml:space="preserve"> </w:t>
        </w:r>
        <w:r w:rsidRPr="00E42825">
          <w:rPr>
            <w:rFonts w:ascii="David" w:hAnsi="David" w:cs="David" w:hint="eastAsia"/>
            <w:rtl/>
            <w:rPrChange w:id="1404" w:author="עילי פרידמן" w:date="2019-12-08T18:44:00Z">
              <w:rPr>
                <w:rFonts w:ascii="David" w:hAnsi="David" w:cs="David" w:hint="eastAsia"/>
                <w:rtl/>
              </w:rPr>
            </w:rPrChange>
          </w:rPr>
          <w:t>פרטים</w:t>
        </w:r>
        <w:r w:rsidRPr="00E42825">
          <w:rPr>
            <w:rFonts w:ascii="David" w:hAnsi="David" w:cs="David"/>
            <w:rtl/>
            <w:rPrChange w:id="1405" w:author="עילי פרידמן" w:date="2019-12-08T18:44:00Z">
              <w:rPr>
                <w:rFonts w:ascii="David" w:hAnsi="David" w:cs="David"/>
                <w:rtl/>
              </w:rPr>
            </w:rPrChange>
          </w:rPr>
          <w:t xml:space="preserve"> </w:t>
        </w:r>
        <w:r w:rsidRPr="00E42825">
          <w:rPr>
            <w:rFonts w:ascii="David" w:hAnsi="David" w:cs="David" w:hint="eastAsia"/>
            <w:rtl/>
            <w:rPrChange w:id="1406" w:author="עילי פרידמן" w:date="2019-12-08T18:44:00Z">
              <w:rPr>
                <w:rFonts w:ascii="David" w:hAnsi="David" w:cs="David" w:hint="eastAsia"/>
                <w:rtl/>
              </w:rPr>
            </w:rPrChange>
          </w:rPr>
          <w:t>מזהים</w:t>
        </w:r>
        <w:r w:rsidRPr="00E42825">
          <w:rPr>
            <w:rFonts w:ascii="David" w:hAnsi="David" w:cs="David"/>
            <w:rtl/>
            <w:rPrChange w:id="1407" w:author="עילי פרידמן" w:date="2019-12-08T18:44:00Z">
              <w:rPr>
                <w:rFonts w:ascii="David" w:hAnsi="David" w:cs="David"/>
                <w:rtl/>
              </w:rPr>
            </w:rPrChange>
          </w:rPr>
          <w:t xml:space="preserve"> </w:t>
        </w:r>
        <w:r w:rsidRPr="00E42825">
          <w:rPr>
            <w:rFonts w:ascii="David" w:hAnsi="David" w:cs="David" w:hint="eastAsia"/>
            <w:rtl/>
            <w:rPrChange w:id="1408" w:author="עילי פרידמן" w:date="2019-12-08T18:44:00Z">
              <w:rPr>
                <w:rFonts w:ascii="David" w:hAnsi="David" w:cs="David" w:hint="eastAsia"/>
                <w:rtl/>
              </w:rPr>
            </w:rPrChange>
          </w:rPr>
          <w:t>שיסיעו</w:t>
        </w:r>
        <w:r w:rsidRPr="00E42825">
          <w:rPr>
            <w:rFonts w:ascii="David" w:hAnsi="David" w:cs="David"/>
            <w:rtl/>
            <w:rPrChange w:id="1409" w:author="עילי פרידמן" w:date="2019-12-08T18:44:00Z">
              <w:rPr>
                <w:rFonts w:ascii="David" w:hAnsi="David" w:cs="David"/>
                <w:rtl/>
              </w:rPr>
            </w:rPrChange>
          </w:rPr>
          <w:t xml:space="preserve"> </w:t>
        </w:r>
        <w:r w:rsidRPr="00E42825">
          <w:rPr>
            <w:rFonts w:ascii="David" w:hAnsi="David" w:cs="David" w:hint="eastAsia"/>
            <w:rtl/>
            <w:rPrChange w:id="1410" w:author="עילי פרידמן" w:date="2019-12-08T18:44:00Z">
              <w:rPr>
                <w:rFonts w:ascii="David" w:hAnsi="David" w:cs="David" w:hint="eastAsia"/>
                <w:rtl/>
              </w:rPr>
            </w:rPrChange>
          </w:rPr>
          <w:t>לזהות</w:t>
        </w:r>
        <w:r w:rsidRPr="00E42825">
          <w:rPr>
            <w:rFonts w:ascii="David" w:hAnsi="David" w:cs="David"/>
            <w:rtl/>
            <w:rPrChange w:id="1411" w:author="עילי פרידמן" w:date="2019-12-08T18:44:00Z">
              <w:rPr>
                <w:rFonts w:ascii="David" w:hAnsi="David" w:cs="David"/>
                <w:rtl/>
              </w:rPr>
            </w:rPrChange>
          </w:rPr>
          <w:t xml:space="preserve"> </w:t>
        </w:r>
        <w:r w:rsidRPr="00E42825">
          <w:rPr>
            <w:rFonts w:ascii="David" w:hAnsi="David" w:cs="David" w:hint="eastAsia"/>
            <w:rtl/>
            <w:rPrChange w:id="1412" w:author="עילי פרידמן" w:date="2019-12-08T18:44:00Z">
              <w:rPr>
                <w:rFonts w:ascii="David" w:hAnsi="David" w:cs="David" w:hint="eastAsia"/>
                <w:rtl/>
              </w:rPr>
            </w:rPrChange>
          </w:rPr>
          <w:t>אותו</w:t>
        </w:r>
        <w:r w:rsidRPr="00E42825">
          <w:rPr>
            <w:rFonts w:ascii="David" w:hAnsi="David" w:cs="David"/>
            <w:rtl/>
            <w:rPrChange w:id="1413" w:author="עילי פרידמן" w:date="2019-12-08T18:44:00Z">
              <w:rPr>
                <w:rFonts w:ascii="David" w:hAnsi="David" w:cs="David"/>
                <w:rtl/>
              </w:rPr>
            </w:rPrChange>
          </w:rPr>
          <w:t xml:space="preserve">, </w:t>
        </w:r>
        <w:r w:rsidRPr="00E42825">
          <w:rPr>
            <w:rFonts w:ascii="David" w:hAnsi="David" w:cs="David" w:hint="eastAsia"/>
            <w:rtl/>
            <w:rPrChange w:id="1414" w:author="עילי פרידמן" w:date="2019-12-08T18:44:00Z">
              <w:rPr>
                <w:rFonts w:ascii="David" w:hAnsi="David" w:cs="David" w:hint="eastAsia"/>
                <w:rtl/>
              </w:rPr>
            </w:rPrChange>
          </w:rPr>
          <w:t>ולחפש</w:t>
        </w:r>
        <w:r w:rsidRPr="00E42825">
          <w:rPr>
            <w:rFonts w:ascii="David" w:hAnsi="David" w:cs="David"/>
            <w:rtl/>
            <w:rPrChange w:id="1415" w:author="עילי פרידמן" w:date="2019-12-08T18:44:00Z">
              <w:rPr>
                <w:rFonts w:ascii="David" w:hAnsi="David" w:cs="David"/>
                <w:rtl/>
              </w:rPr>
            </w:rPrChange>
          </w:rPr>
          <w:t xml:space="preserve"> </w:t>
        </w:r>
        <w:r w:rsidRPr="00E42825">
          <w:rPr>
            <w:rFonts w:ascii="David" w:hAnsi="David" w:cs="David" w:hint="eastAsia"/>
            <w:rtl/>
            <w:rPrChange w:id="1416" w:author="עילי פרידמן" w:date="2019-12-08T18:44:00Z">
              <w:rPr>
                <w:rFonts w:ascii="David" w:hAnsi="David" w:cs="David" w:hint="eastAsia"/>
                <w:rtl/>
              </w:rPr>
            </w:rPrChange>
          </w:rPr>
          <w:t>אחריו</w:t>
        </w:r>
        <w:r w:rsidRPr="00E42825">
          <w:rPr>
            <w:rFonts w:ascii="David" w:hAnsi="David" w:cs="David"/>
            <w:rtl/>
            <w:rPrChange w:id="1417" w:author="עילי פרידמן" w:date="2019-12-08T18:44:00Z">
              <w:rPr>
                <w:rFonts w:ascii="David" w:hAnsi="David" w:cs="David"/>
                <w:rtl/>
              </w:rPr>
            </w:rPrChange>
          </w:rPr>
          <w:t xml:space="preserve"> </w:t>
        </w:r>
        <w:r w:rsidRPr="00E42825">
          <w:rPr>
            <w:rFonts w:ascii="David" w:hAnsi="David" w:cs="David" w:hint="eastAsia"/>
            <w:rtl/>
            <w:rPrChange w:id="1418" w:author="עילי פרידמן" w:date="2019-12-08T18:44:00Z">
              <w:rPr>
                <w:rFonts w:ascii="David" w:hAnsi="David" w:cs="David" w:hint="eastAsia"/>
                <w:rtl/>
              </w:rPr>
            </w:rPrChange>
          </w:rPr>
          <w:t>במערכות</w:t>
        </w:r>
        <w:r w:rsidRPr="00E42825">
          <w:rPr>
            <w:rFonts w:ascii="David" w:hAnsi="David" w:cs="David"/>
            <w:rtl/>
            <w:rPrChange w:id="1419" w:author="עילי פרידמן" w:date="2019-12-08T18:44:00Z">
              <w:rPr>
                <w:rFonts w:ascii="David" w:hAnsi="David" w:cs="David"/>
                <w:rtl/>
              </w:rPr>
            </w:rPrChange>
          </w:rPr>
          <w:t xml:space="preserve"> </w:t>
        </w:r>
        <w:r w:rsidRPr="00E42825">
          <w:rPr>
            <w:rFonts w:ascii="David" w:hAnsi="David" w:cs="David" w:hint="eastAsia"/>
            <w:rtl/>
            <w:rPrChange w:id="1420" w:author="עילי פרידמן" w:date="2019-12-08T18:44:00Z">
              <w:rPr>
                <w:rFonts w:ascii="David" w:hAnsi="David" w:cs="David" w:hint="eastAsia"/>
                <w:rtl/>
              </w:rPr>
            </w:rPrChange>
          </w:rPr>
          <w:t>חיפוש</w:t>
        </w:r>
        <w:r w:rsidRPr="00E42825">
          <w:rPr>
            <w:rFonts w:ascii="David" w:hAnsi="David" w:cs="David"/>
            <w:rtl/>
            <w:rPrChange w:id="1421" w:author="עילי פרידמן" w:date="2019-12-08T18:44:00Z">
              <w:rPr>
                <w:rFonts w:ascii="David" w:hAnsi="David" w:cs="David"/>
                <w:rtl/>
              </w:rPr>
            </w:rPrChange>
          </w:rPr>
          <w:t xml:space="preserve"> </w:t>
        </w:r>
        <w:r w:rsidRPr="00E42825">
          <w:rPr>
            <w:rFonts w:ascii="David" w:hAnsi="David" w:cs="David" w:hint="eastAsia"/>
            <w:rtl/>
            <w:rPrChange w:id="1422" w:author="עילי פרידמן" w:date="2019-12-08T18:44:00Z">
              <w:rPr>
                <w:rFonts w:ascii="David" w:hAnsi="David" w:cs="David" w:hint="eastAsia"/>
                <w:rtl/>
              </w:rPr>
            </w:rPrChange>
          </w:rPr>
          <w:t>משתמשים</w:t>
        </w:r>
        <w:r w:rsidRPr="00E42825">
          <w:rPr>
            <w:rFonts w:ascii="David" w:hAnsi="David" w:cs="David"/>
            <w:rtl/>
            <w:rPrChange w:id="1423" w:author="עילי פרידמן" w:date="2019-12-08T18:44:00Z">
              <w:rPr>
                <w:rFonts w:ascii="David" w:hAnsi="David" w:cs="David"/>
                <w:rtl/>
              </w:rPr>
            </w:rPrChange>
          </w:rPr>
          <w:t xml:space="preserve"> </w:t>
        </w:r>
        <w:r w:rsidRPr="00E42825">
          <w:rPr>
            <w:rFonts w:ascii="David" w:hAnsi="David" w:cs="David" w:hint="eastAsia"/>
            <w:rtl/>
            <w:rPrChange w:id="1424" w:author="עילי פרידמן" w:date="2019-12-08T18:44:00Z">
              <w:rPr>
                <w:rFonts w:ascii="David" w:hAnsi="David" w:cs="David" w:hint="eastAsia"/>
                <w:rtl/>
              </w:rPr>
            </w:rPrChange>
          </w:rPr>
          <w:t>באתר</w:t>
        </w:r>
        <w:r w:rsidRPr="00E42825">
          <w:rPr>
            <w:rFonts w:ascii="David" w:hAnsi="David" w:cs="David"/>
            <w:rtl/>
            <w:rPrChange w:id="1425" w:author="עילי פרידמן" w:date="2019-12-08T18:44:00Z">
              <w:rPr>
                <w:rFonts w:ascii="David" w:hAnsi="David" w:cs="David"/>
                <w:rtl/>
              </w:rPr>
            </w:rPrChange>
          </w:rPr>
          <w:t>.</w:t>
        </w:r>
      </w:ins>
    </w:p>
    <w:p w14:paraId="46BE47F4" w14:textId="77777777" w:rsidR="00E42825" w:rsidRPr="00E42825" w:rsidRDefault="00E42825" w:rsidP="00E42825">
      <w:pPr>
        <w:pStyle w:val="ListParagraph"/>
        <w:numPr>
          <w:ilvl w:val="2"/>
          <w:numId w:val="4"/>
        </w:numPr>
        <w:bidi/>
        <w:ind w:left="1800"/>
        <w:rPr>
          <w:ins w:id="1426" w:author="עילי פרידמן" w:date="2019-12-08T18:44:00Z"/>
          <w:rFonts w:ascii="David" w:hAnsi="David" w:cs="David"/>
          <w:rPrChange w:id="1427" w:author="עילי פרידמן" w:date="2019-12-08T18:44:00Z">
            <w:rPr>
              <w:ins w:id="1428" w:author="עילי פרידמן" w:date="2019-12-08T18:44:00Z"/>
              <w:rFonts w:ascii="David" w:hAnsi="David" w:cs="David"/>
            </w:rPr>
          </w:rPrChange>
        </w:rPr>
      </w:pPr>
      <w:ins w:id="1429" w:author="עילי פרידמן" w:date="2019-12-08T18:44:00Z">
        <w:r w:rsidRPr="00E42825">
          <w:rPr>
            <w:rFonts w:ascii="David" w:hAnsi="David" w:cs="David" w:hint="eastAsia"/>
            <w:rtl/>
            <w:rPrChange w:id="1430" w:author="עילי פרידמן" w:date="2019-12-08T18:44:00Z">
              <w:rPr>
                <w:rFonts w:ascii="David" w:hAnsi="David" w:cs="David" w:hint="eastAsia"/>
                <w:rtl/>
              </w:rPr>
            </w:rPrChange>
          </w:rPr>
          <w:t>משתמש</w:t>
        </w:r>
        <w:r w:rsidRPr="00E42825">
          <w:rPr>
            <w:rFonts w:ascii="David" w:hAnsi="David" w:cs="David"/>
            <w:rtl/>
            <w:rPrChange w:id="1431" w:author="עילי פרידמן" w:date="2019-12-08T18:44:00Z">
              <w:rPr>
                <w:rFonts w:ascii="David" w:hAnsi="David" w:cs="David"/>
                <w:rtl/>
              </w:rPr>
            </w:rPrChange>
          </w:rPr>
          <w:t xml:space="preserve"> </w:t>
        </w:r>
        <w:r w:rsidRPr="00E42825">
          <w:rPr>
            <w:rFonts w:ascii="David" w:hAnsi="David" w:cs="David" w:hint="eastAsia"/>
            <w:rtl/>
            <w:rPrChange w:id="1432" w:author="עילי פרידמן" w:date="2019-12-08T18:44:00Z">
              <w:rPr>
                <w:rFonts w:ascii="David" w:hAnsi="David" w:cs="David" w:hint="eastAsia"/>
                <w:rtl/>
              </w:rPr>
            </w:rPrChange>
          </w:rPr>
          <w:t>יוכל</w:t>
        </w:r>
        <w:r w:rsidRPr="00E42825">
          <w:rPr>
            <w:rFonts w:ascii="David" w:hAnsi="David" w:cs="David"/>
            <w:rtl/>
            <w:rPrChange w:id="1433" w:author="עילי פרידמן" w:date="2019-12-08T18:44:00Z">
              <w:rPr>
                <w:rFonts w:ascii="David" w:hAnsi="David" w:cs="David"/>
                <w:rtl/>
              </w:rPr>
            </w:rPrChange>
          </w:rPr>
          <w:t xml:space="preserve"> </w:t>
        </w:r>
        <w:r w:rsidRPr="00E42825">
          <w:rPr>
            <w:rFonts w:ascii="David" w:hAnsi="David" w:cs="David" w:hint="eastAsia"/>
            <w:rtl/>
            <w:rPrChange w:id="1434" w:author="עילי פרידמן" w:date="2019-12-08T18:44:00Z">
              <w:rPr>
                <w:rFonts w:ascii="David" w:hAnsi="David" w:cs="David" w:hint="eastAsia"/>
                <w:rtl/>
              </w:rPr>
            </w:rPrChange>
          </w:rPr>
          <w:t>לשנות</w:t>
        </w:r>
        <w:r w:rsidRPr="00E42825">
          <w:rPr>
            <w:rFonts w:ascii="David" w:hAnsi="David" w:cs="David"/>
            <w:rtl/>
            <w:rPrChange w:id="1435" w:author="עילי פרידמן" w:date="2019-12-08T18:44:00Z">
              <w:rPr>
                <w:rFonts w:ascii="David" w:hAnsi="David" w:cs="David"/>
                <w:rtl/>
              </w:rPr>
            </w:rPrChange>
          </w:rPr>
          <w:t xml:space="preserve"> </w:t>
        </w:r>
        <w:r w:rsidRPr="00E42825">
          <w:rPr>
            <w:rFonts w:ascii="David" w:hAnsi="David" w:cs="David" w:hint="eastAsia"/>
            <w:rtl/>
            <w:rPrChange w:id="1436" w:author="עילי פרידמן" w:date="2019-12-08T18:44:00Z">
              <w:rPr>
                <w:rFonts w:ascii="David" w:hAnsi="David" w:cs="David" w:hint="eastAsia"/>
                <w:rtl/>
              </w:rPr>
            </w:rPrChange>
          </w:rPr>
          <w:t>חלק</w:t>
        </w:r>
        <w:r w:rsidRPr="00E42825">
          <w:rPr>
            <w:rFonts w:ascii="David" w:hAnsi="David" w:cs="David"/>
            <w:rtl/>
            <w:rPrChange w:id="1437" w:author="עילי פרידמן" w:date="2019-12-08T18:44:00Z">
              <w:rPr>
                <w:rFonts w:ascii="David" w:hAnsi="David" w:cs="David"/>
                <w:rtl/>
              </w:rPr>
            </w:rPrChange>
          </w:rPr>
          <w:t xml:space="preserve"> </w:t>
        </w:r>
        <w:r w:rsidRPr="00E42825">
          <w:rPr>
            <w:rFonts w:ascii="David" w:hAnsi="David" w:cs="David" w:hint="eastAsia"/>
            <w:rtl/>
            <w:rPrChange w:id="1438" w:author="עילי פרידמן" w:date="2019-12-08T18:44:00Z">
              <w:rPr>
                <w:rFonts w:ascii="David" w:hAnsi="David" w:cs="David" w:hint="eastAsia"/>
                <w:rtl/>
              </w:rPr>
            </w:rPrChange>
          </w:rPr>
          <w:t>מהפרטים</w:t>
        </w:r>
        <w:r w:rsidRPr="00E42825">
          <w:rPr>
            <w:rFonts w:ascii="David" w:hAnsi="David" w:cs="David"/>
            <w:rtl/>
            <w:rPrChange w:id="1439" w:author="עילי פרידמן" w:date="2019-12-08T18:44:00Z">
              <w:rPr>
                <w:rFonts w:ascii="David" w:hAnsi="David" w:cs="David"/>
                <w:rtl/>
              </w:rPr>
            </w:rPrChange>
          </w:rPr>
          <w:t xml:space="preserve"> </w:t>
        </w:r>
        <w:r w:rsidRPr="00E42825">
          <w:rPr>
            <w:rFonts w:ascii="David" w:hAnsi="David" w:cs="David" w:hint="eastAsia"/>
            <w:rtl/>
            <w:rPrChange w:id="1440" w:author="עילי פרידמן" w:date="2019-12-08T18:44:00Z">
              <w:rPr>
                <w:rFonts w:ascii="David" w:hAnsi="David" w:cs="David" w:hint="eastAsia"/>
                <w:rtl/>
              </w:rPr>
            </w:rPrChange>
          </w:rPr>
          <w:t>אשר</w:t>
        </w:r>
        <w:r w:rsidRPr="00E42825">
          <w:rPr>
            <w:rFonts w:ascii="David" w:hAnsi="David" w:cs="David"/>
            <w:rtl/>
            <w:rPrChange w:id="1441" w:author="עילי פרידמן" w:date="2019-12-08T18:44:00Z">
              <w:rPr>
                <w:rFonts w:ascii="David" w:hAnsi="David" w:cs="David"/>
                <w:rtl/>
              </w:rPr>
            </w:rPrChange>
          </w:rPr>
          <w:t xml:space="preserve"> </w:t>
        </w:r>
        <w:r w:rsidRPr="00E42825">
          <w:rPr>
            <w:rFonts w:ascii="David" w:hAnsi="David" w:cs="David" w:hint="eastAsia"/>
            <w:rtl/>
            <w:rPrChange w:id="1442" w:author="עילי פרידמן" w:date="2019-12-08T18:44:00Z">
              <w:rPr>
                <w:rFonts w:ascii="David" w:hAnsi="David" w:cs="David" w:hint="eastAsia"/>
                <w:rtl/>
              </w:rPr>
            </w:rPrChange>
          </w:rPr>
          <w:t>הזין</w:t>
        </w:r>
        <w:r w:rsidRPr="00E42825">
          <w:rPr>
            <w:rFonts w:ascii="David" w:hAnsi="David" w:cs="David"/>
            <w:rtl/>
            <w:rPrChange w:id="1443" w:author="עילי פרידמן" w:date="2019-12-08T18:44:00Z">
              <w:rPr>
                <w:rFonts w:ascii="David" w:hAnsi="David" w:cs="David"/>
                <w:rtl/>
              </w:rPr>
            </w:rPrChange>
          </w:rPr>
          <w:t xml:space="preserve"> </w:t>
        </w:r>
        <w:r w:rsidRPr="00E42825">
          <w:rPr>
            <w:rFonts w:ascii="David" w:hAnsi="David" w:cs="David" w:hint="eastAsia"/>
            <w:rtl/>
            <w:rPrChange w:id="1444" w:author="עילי פרידמן" w:date="2019-12-08T18:44:00Z">
              <w:rPr>
                <w:rFonts w:ascii="David" w:hAnsi="David" w:cs="David" w:hint="eastAsia"/>
                <w:rtl/>
              </w:rPr>
            </w:rPrChange>
          </w:rPr>
          <w:t>בזמן</w:t>
        </w:r>
        <w:r w:rsidRPr="00E42825">
          <w:rPr>
            <w:rFonts w:ascii="David" w:hAnsi="David" w:cs="David"/>
            <w:rtl/>
            <w:rPrChange w:id="1445" w:author="עילי פרידמן" w:date="2019-12-08T18:44:00Z">
              <w:rPr>
                <w:rFonts w:ascii="David" w:hAnsi="David" w:cs="David"/>
                <w:rtl/>
              </w:rPr>
            </w:rPrChange>
          </w:rPr>
          <w:t xml:space="preserve"> </w:t>
        </w:r>
        <w:r w:rsidRPr="00E42825">
          <w:rPr>
            <w:rFonts w:ascii="David" w:hAnsi="David" w:cs="David" w:hint="eastAsia"/>
            <w:rtl/>
            <w:rPrChange w:id="1446" w:author="עילי פרידמן" w:date="2019-12-08T18:44:00Z">
              <w:rPr>
                <w:rFonts w:ascii="David" w:hAnsi="David" w:cs="David" w:hint="eastAsia"/>
                <w:rtl/>
              </w:rPr>
            </w:rPrChange>
          </w:rPr>
          <w:t>ההרשמה</w:t>
        </w:r>
        <w:r w:rsidRPr="00E42825">
          <w:rPr>
            <w:rFonts w:ascii="David" w:hAnsi="David" w:cs="David"/>
            <w:rtl/>
            <w:rPrChange w:id="1447" w:author="עילי פרידמן" w:date="2019-12-08T18:44:00Z">
              <w:rPr>
                <w:rFonts w:ascii="David" w:hAnsi="David" w:cs="David"/>
                <w:rtl/>
              </w:rPr>
            </w:rPrChange>
          </w:rPr>
          <w:t>.</w:t>
        </w:r>
      </w:ins>
    </w:p>
    <w:p w14:paraId="0CDB30D6" w14:textId="77777777" w:rsidR="00E42825" w:rsidRPr="00E42825" w:rsidRDefault="00E42825" w:rsidP="00E42825">
      <w:pPr>
        <w:pStyle w:val="ListParagraph"/>
        <w:numPr>
          <w:ilvl w:val="2"/>
          <w:numId w:val="4"/>
        </w:numPr>
        <w:bidi/>
        <w:ind w:left="1800"/>
        <w:rPr>
          <w:ins w:id="1448" w:author="עילי פרידמן" w:date="2019-12-08T18:44:00Z"/>
          <w:rFonts w:ascii="David" w:hAnsi="David" w:cs="David"/>
          <w:rPrChange w:id="1449" w:author="עילי פרידמן" w:date="2019-12-08T18:44:00Z">
            <w:rPr>
              <w:ins w:id="1450" w:author="עילי פרידמן" w:date="2019-12-08T18:44:00Z"/>
              <w:rFonts w:ascii="David" w:hAnsi="David" w:cs="David"/>
            </w:rPr>
          </w:rPrChange>
        </w:rPr>
      </w:pPr>
      <w:ins w:id="1451" w:author="עילי פרידמן" w:date="2019-12-08T18:44:00Z">
        <w:r w:rsidRPr="00E42825">
          <w:rPr>
            <w:rFonts w:ascii="David" w:hAnsi="David" w:cs="David" w:hint="eastAsia"/>
            <w:rtl/>
            <w:rPrChange w:id="1452" w:author="עילי פרידמן" w:date="2019-12-08T18:44:00Z">
              <w:rPr>
                <w:rFonts w:ascii="David" w:hAnsi="David" w:cs="David" w:hint="eastAsia"/>
                <w:rtl/>
              </w:rPr>
            </w:rPrChange>
          </w:rPr>
          <w:t>משתמש</w:t>
        </w:r>
        <w:r w:rsidRPr="00E42825">
          <w:rPr>
            <w:rFonts w:ascii="David" w:hAnsi="David" w:cs="David"/>
            <w:rtl/>
            <w:rPrChange w:id="1453" w:author="עילי פרידמן" w:date="2019-12-08T18:44:00Z">
              <w:rPr>
                <w:rFonts w:ascii="David" w:hAnsi="David" w:cs="David"/>
                <w:rtl/>
              </w:rPr>
            </w:rPrChange>
          </w:rPr>
          <w:t xml:space="preserve"> </w:t>
        </w:r>
        <w:r w:rsidRPr="00E42825">
          <w:rPr>
            <w:rFonts w:ascii="David" w:hAnsi="David" w:cs="David" w:hint="eastAsia"/>
            <w:rtl/>
            <w:rPrChange w:id="1454" w:author="עילי פרידמן" w:date="2019-12-08T18:44:00Z">
              <w:rPr>
                <w:rFonts w:ascii="David" w:hAnsi="David" w:cs="David" w:hint="eastAsia"/>
                <w:rtl/>
              </w:rPr>
            </w:rPrChange>
          </w:rPr>
          <w:t>יוכל</w:t>
        </w:r>
        <w:r w:rsidRPr="00E42825">
          <w:rPr>
            <w:rFonts w:ascii="David" w:hAnsi="David" w:cs="David"/>
            <w:rtl/>
            <w:rPrChange w:id="1455" w:author="עילי פרידמן" w:date="2019-12-08T18:44:00Z">
              <w:rPr>
                <w:rFonts w:ascii="David" w:hAnsi="David" w:cs="David"/>
                <w:rtl/>
              </w:rPr>
            </w:rPrChange>
          </w:rPr>
          <w:t xml:space="preserve"> </w:t>
        </w:r>
        <w:r w:rsidRPr="00E42825">
          <w:rPr>
            <w:rFonts w:ascii="David" w:hAnsi="David" w:cs="David" w:hint="eastAsia"/>
            <w:rtl/>
            <w:rPrChange w:id="1456" w:author="עילי פרידמן" w:date="2019-12-08T18:44:00Z">
              <w:rPr>
                <w:rFonts w:ascii="David" w:hAnsi="David" w:cs="David" w:hint="eastAsia"/>
                <w:rtl/>
              </w:rPr>
            </w:rPrChange>
          </w:rPr>
          <w:t>למחוק</w:t>
        </w:r>
        <w:r w:rsidRPr="00E42825">
          <w:rPr>
            <w:rFonts w:ascii="David" w:hAnsi="David" w:cs="David"/>
            <w:rtl/>
            <w:rPrChange w:id="1457" w:author="עילי פרידמן" w:date="2019-12-08T18:44:00Z">
              <w:rPr>
                <w:rFonts w:ascii="David" w:hAnsi="David" w:cs="David"/>
                <w:rtl/>
              </w:rPr>
            </w:rPrChange>
          </w:rPr>
          <w:t xml:space="preserve"> </w:t>
        </w:r>
        <w:r w:rsidRPr="00E42825">
          <w:rPr>
            <w:rFonts w:ascii="David" w:hAnsi="David" w:cs="David" w:hint="eastAsia"/>
            <w:rtl/>
            <w:rPrChange w:id="1458" w:author="עילי פרידמן" w:date="2019-12-08T18:44:00Z">
              <w:rPr>
                <w:rFonts w:ascii="David" w:hAnsi="David" w:cs="David" w:hint="eastAsia"/>
                <w:rtl/>
              </w:rPr>
            </w:rPrChange>
          </w:rPr>
          <w:t>את</w:t>
        </w:r>
        <w:r w:rsidRPr="00E42825">
          <w:rPr>
            <w:rFonts w:ascii="David" w:hAnsi="David" w:cs="David"/>
            <w:rtl/>
            <w:rPrChange w:id="1459" w:author="עילי פרידמן" w:date="2019-12-08T18:44:00Z">
              <w:rPr>
                <w:rFonts w:ascii="David" w:hAnsi="David" w:cs="David"/>
                <w:rtl/>
              </w:rPr>
            </w:rPrChange>
          </w:rPr>
          <w:t xml:space="preserve"> </w:t>
        </w:r>
        <w:r w:rsidRPr="00E42825">
          <w:rPr>
            <w:rFonts w:ascii="David" w:hAnsi="David" w:cs="David" w:hint="eastAsia"/>
            <w:rtl/>
            <w:rPrChange w:id="1460" w:author="עילי פרידמן" w:date="2019-12-08T18:44:00Z">
              <w:rPr>
                <w:rFonts w:ascii="David" w:hAnsi="David" w:cs="David" w:hint="eastAsia"/>
                <w:rtl/>
              </w:rPr>
            </w:rPrChange>
          </w:rPr>
          <w:t>עצמו</w:t>
        </w:r>
        <w:r w:rsidRPr="00E42825">
          <w:rPr>
            <w:rFonts w:ascii="David" w:hAnsi="David" w:cs="David"/>
            <w:rtl/>
            <w:rPrChange w:id="1461" w:author="עילי פרידמן" w:date="2019-12-08T18:44:00Z">
              <w:rPr>
                <w:rFonts w:ascii="David" w:hAnsi="David" w:cs="David"/>
                <w:rtl/>
              </w:rPr>
            </w:rPrChange>
          </w:rPr>
          <w:t xml:space="preserve"> </w:t>
        </w:r>
        <w:r w:rsidRPr="00E42825">
          <w:rPr>
            <w:rFonts w:ascii="David" w:hAnsi="David" w:cs="David" w:hint="eastAsia"/>
            <w:rtl/>
            <w:rPrChange w:id="1462" w:author="עילי פרידמן" w:date="2019-12-08T18:44:00Z">
              <w:rPr>
                <w:rFonts w:ascii="David" w:hAnsi="David" w:cs="David" w:hint="eastAsia"/>
                <w:rtl/>
              </w:rPr>
            </w:rPrChange>
          </w:rPr>
          <w:t>מהמערכת</w:t>
        </w:r>
        <w:r w:rsidRPr="00E42825">
          <w:rPr>
            <w:rFonts w:ascii="David" w:hAnsi="David" w:cs="David"/>
            <w:rtl/>
            <w:rPrChange w:id="1463" w:author="עילי פרידמן" w:date="2019-12-08T18:44:00Z">
              <w:rPr>
                <w:rFonts w:ascii="David" w:hAnsi="David" w:cs="David"/>
                <w:rtl/>
              </w:rPr>
            </w:rPrChange>
          </w:rPr>
          <w:t>.</w:t>
        </w:r>
      </w:ins>
    </w:p>
    <w:p w14:paraId="4FED495F" w14:textId="77777777" w:rsidR="00E42825" w:rsidRPr="00E42825" w:rsidRDefault="00E42825" w:rsidP="00E42825">
      <w:pPr>
        <w:pStyle w:val="ListParagraph"/>
        <w:numPr>
          <w:ilvl w:val="2"/>
          <w:numId w:val="4"/>
        </w:numPr>
        <w:bidi/>
        <w:ind w:left="1800"/>
        <w:rPr>
          <w:ins w:id="1464" w:author="עילי פרידמן" w:date="2019-12-08T18:44:00Z"/>
          <w:rFonts w:ascii="David" w:hAnsi="David" w:cs="David"/>
          <w:rPrChange w:id="1465" w:author="עילי פרידמן" w:date="2019-12-08T18:44:00Z">
            <w:rPr>
              <w:ins w:id="1466" w:author="עילי פרידמן" w:date="2019-12-08T18:44:00Z"/>
              <w:rFonts w:ascii="David" w:hAnsi="David" w:cs="David"/>
            </w:rPr>
          </w:rPrChange>
        </w:rPr>
      </w:pPr>
      <w:ins w:id="1467" w:author="עילי פרידמן" w:date="2019-12-08T18:44:00Z">
        <w:r w:rsidRPr="00E42825">
          <w:rPr>
            <w:rFonts w:ascii="David" w:hAnsi="David" w:cs="David" w:hint="eastAsia"/>
            <w:rtl/>
            <w:rPrChange w:id="1468" w:author="עילי פרידמן" w:date="2019-12-08T18:44:00Z">
              <w:rPr>
                <w:rFonts w:ascii="David" w:hAnsi="David" w:cs="David" w:hint="eastAsia"/>
                <w:rtl/>
              </w:rPr>
            </w:rPrChange>
          </w:rPr>
          <w:t>התחברות</w:t>
        </w:r>
        <w:r w:rsidRPr="00E42825">
          <w:rPr>
            <w:rFonts w:ascii="David" w:hAnsi="David" w:cs="David"/>
            <w:rtl/>
            <w:rPrChange w:id="1469" w:author="עילי פרידמן" w:date="2019-12-08T18:44:00Z">
              <w:rPr>
                <w:rFonts w:ascii="David" w:hAnsi="David" w:cs="David"/>
                <w:rtl/>
              </w:rPr>
            </w:rPrChange>
          </w:rPr>
          <w:t xml:space="preserve"> </w:t>
        </w:r>
        <w:r w:rsidRPr="00E42825">
          <w:rPr>
            <w:rFonts w:ascii="David" w:hAnsi="David" w:cs="David" w:hint="eastAsia"/>
            <w:rtl/>
            <w:rPrChange w:id="1470" w:author="עילי פרידמן" w:date="2019-12-08T18:44:00Z">
              <w:rPr>
                <w:rFonts w:ascii="David" w:hAnsi="David" w:cs="David" w:hint="eastAsia"/>
                <w:rtl/>
              </w:rPr>
            </w:rPrChange>
          </w:rPr>
          <w:t>לאתר</w:t>
        </w:r>
        <w:r w:rsidRPr="00E42825">
          <w:rPr>
            <w:rFonts w:ascii="David" w:hAnsi="David" w:cs="David"/>
            <w:rtl/>
            <w:rPrChange w:id="1471" w:author="עילי פרידמן" w:date="2019-12-08T18:44:00Z">
              <w:rPr>
                <w:rFonts w:ascii="David" w:hAnsi="David" w:cs="David"/>
                <w:rtl/>
              </w:rPr>
            </w:rPrChange>
          </w:rPr>
          <w:t xml:space="preserve"> </w:t>
        </w:r>
        <w:r w:rsidRPr="00E42825">
          <w:rPr>
            <w:rFonts w:ascii="David" w:hAnsi="David" w:cs="David" w:hint="eastAsia"/>
            <w:rtl/>
            <w:rPrChange w:id="1472" w:author="עילי פרידמן" w:date="2019-12-08T18:44:00Z">
              <w:rPr>
                <w:rFonts w:ascii="David" w:hAnsi="David" w:cs="David" w:hint="eastAsia"/>
                <w:rtl/>
              </w:rPr>
            </w:rPrChange>
          </w:rPr>
          <w:t>תתבצע</w:t>
        </w:r>
        <w:r w:rsidRPr="00E42825">
          <w:rPr>
            <w:rFonts w:ascii="David" w:hAnsi="David" w:cs="David"/>
            <w:rtl/>
            <w:rPrChange w:id="1473" w:author="עילי פרידמן" w:date="2019-12-08T18:44:00Z">
              <w:rPr>
                <w:rFonts w:ascii="David" w:hAnsi="David" w:cs="David"/>
                <w:rtl/>
              </w:rPr>
            </w:rPrChange>
          </w:rPr>
          <w:t xml:space="preserve"> </w:t>
        </w:r>
        <w:r w:rsidRPr="00E42825">
          <w:rPr>
            <w:rFonts w:ascii="David" w:hAnsi="David" w:cs="David" w:hint="eastAsia"/>
            <w:rtl/>
            <w:rPrChange w:id="1474" w:author="עילי פרידמן" w:date="2019-12-08T18:44:00Z">
              <w:rPr>
                <w:rFonts w:ascii="David" w:hAnsi="David" w:cs="David" w:hint="eastAsia"/>
                <w:rtl/>
              </w:rPr>
            </w:rPrChange>
          </w:rPr>
          <w:t>באמצעות</w:t>
        </w:r>
        <w:r w:rsidRPr="00E42825">
          <w:rPr>
            <w:rFonts w:ascii="David" w:hAnsi="David" w:cs="David"/>
            <w:rtl/>
            <w:rPrChange w:id="1475" w:author="עילי פרידמן" w:date="2019-12-08T18:44:00Z">
              <w:rPr>
                <w:rFonts w:ascii="David" w:hAnsi="David" w:cs="David"/>
                <w:rtl/>
              </w:rPr>
            </w:rPrChange>
          </w:rPr>
          <w:t xml:space="preserve"> </w:t>
        </w:r>
        <w:r w:rsidRPr="00E42825">
          <w:rPr>
            <w:rFonts w:ascii="David" w:hAnsi="David" w:cs="David" w:hint="eastAsia"/>
            <w:rtl/>
            <w:rPrChange w:id="1476" w:author="עילי פרידמן" w:date="2019-12-08T18:44:00Z">
              <w:rPr>
                <w:rFonts w:ascii="David" w:hAnsi="David" w:cs="David" w:hint="eastAsia"/>
                <w:rtl/>
              </w:rPr>
            </w:rPrChange>
          </w:rPr>
          <w:t>דוא</w:t>
        </w:r>
        <w:r w:rsidRPr="00E42825">
          <w:rPr>
            <w:rFonts w:ascii="David" w:hAnsi="David" w:cs="David"/>
            <w:rtl/>
            <w:rPrChange w:id="1477" w:author="עילי פרידמן" w:date="2019-12-08T18:44:00Z">
              <w:rPr>
                <w:rFonts w:ascii="David" w:hAnsi="David" w:cs="David"/>
                <w:rtl/>
              </w:rPr>
            </w:rPrChange>
          </w:rPr>
          <w:t xml:space="preserve">"ל </w:t>
        </w:r>
        <w:r w:rsidRPr="00E42825">
          <w:rPr>
            <w:rFonts w:ascii="David" w:hAnsi="David" w:cs="David" w:hint="eastAsia"/>
            <w:rtl/>
            <w:rPrChange w:id="1478" w:author="עילי פרידמן" w:date="2019-12-08T18:44:00Z">
              <w:rPr>
                <w:rFonts w:ascii="David" w:hAnsi="David" w:cs="David" w:hint="eastAsia"/>
                <w:rtl/>
              </w:rPr>
            </w:rPrChange>
          </w:rPr>
          <w:t>וסיסמה</w:t>
        </w:r>
        <w:r w:rsidRPr="00E42825">
          <w:rPr>
            <w:rFonts w:ascii="David" w:hAnsi="David" w:cs="David"/>
            <w:rtl/>
            <w:rPrChange w:id="1479" w:author="עילי פרידמן" w:date="2019-12-08T18:44:00Z">
              <w:rPr>
                <w:rFonts w:ascii="David" w:hAnsi="David" w:cs="David"/>
                <w:rtl/>
              </w:rPr>
            </w:rPrChange>
          </w:rPr>
          <w:t>.</w:t>
        </w:r>
      </w:ins>
    </w:p>
    <w:p w14:paraId="5D24B43A" w14:textId="77777777" w:rsidR="00E42825" w:rsidRPr="00E42825" w:rsidRDefault="00E42825" w:rsidP="00E42825">
      <w:pPr>
        <w:pStyle w:val="ListParagraph"/>
        <w:numPr>
          <w:ilvl w:val="2"/>
          <w:numId w:val="4"/>
        </w:numPr>
        <w:bidi/>
        <w:ind w:left="1800"/>
        <w:rPr>
          <w:ins w:id="1480" w:author="עילי פרידמן" w:date="2019-12-08T18:44:00Z"/>
          <w:rFonts w:ascii="David" w:hAnsi="David" w:cs="David"/>
          <w:rPrChange w:id="1481" w:author="עילי פרידמן" w:date="2019-12-08T18:44:00Z">
            <w:rPr>
              <w:ins w:id="1482" w:author="עילי פרידמן" w:date="2019-12-08T18:44:00Z"/>
              <w:rFonts w:ascii="David" w:hAnsi="David" w:cs="David"/>
            </w:rPr>
          </w:rPrChange>
        </w:rPr>
      </w:pPr>
      <w:ins w:id="1483" w:author="עילי פרידמן" w:date="2019-12-08T18:44:00Z">
        <w:r w:rsidRPr="00E42825">
          <w:rPr>
            <w:rFonts w:ascii="David" w:hAnsi="David" w:cs="David" w:hint="eastAsia"/>
            <w:rtl/>
            <w:rPrChange w:id="1484" w:author="עילי פרידמן" w:date="2019-12-08T18:44:00Z">
              <w:rPr>
                <w:rFonts w:ascii="David" w:hAnsi="David" w:cs="David" w:hint="eastAsia"/>
                <w:rtl/>
              </w:rPr>
            </w:rPrChange>
          </w:rPr>
          <w:t>יש</w:t>
        </w:r>
        <w:r w:rsidRPr="00E42825">
          <w:rPr>
            <w:rFonts w:ascii="David" w:hAnsi="David" w:cs="David"/>
            <w:rtl/>
            <w:rPrChange w:id="1485" w:author="עילי פרידמן" w:date="2019-12-08T18:44:00Z">
              <w:rPr>
                <w:rFonts w:ascii="David" w:hAnsi="David" w:cs="David"/>
                <w:rtl/>
              </w:rPr>
            </w:rPrChange>
          </w:rPr>
          <w:t xml:space="preserve"> </w:t>
        </w:r>
        <w:r w:rsidRPr="00E42825">
          <w:rPr>
            <w:rFonts w:ascii="David" w:hAnsi="David" w:cs="David" w:hint="eastAsia"/>
            <w:rtl/>
            <w:rPrChange w:id="1486" w:author="עילי פרידמן" w:date="2019-12-08T18:44:00Z">
              <w:rPr>
                <w:rFonts w:ascii="David" w:hAnsi="David" w:cs="David" w:hint="eastAsia"/>
                <w:rtl/>
              </w:rPr>
            </w:rPrChange>
          </w:rPr>
          <w:t>אפשרות</w:t>
        </w:r>
        <w:r w:rsidRPr="00E42825">
          <w:rPr>
            <w:rFonts w:ascii="David" w:hAnsi="David" w:cs="David"/>
            <w:rtl/>
            <w:rPrChange w:id="1487" w:author="עילי פרידמן" w:date="2019-12-08T18:44:00Z">
              <w:rPr>
                <w:rFonts w:ascii="David" w:hAnsi="David" w:cs="David"/>
                <w:rtl/>
              </w:rPr>
            </w:rPrChange>
          </w:rPr>
          <w:t xml:space="preserve"> </w:t>
        </w:r>
        <w:r w:rsidRPr="00E42825">
          <w:rPr>
            <w:rFonts w:ascii="David" w:hAnsi="David" w:cs="David" w:hint="eastAsia"/>
            <w:rtl/>
            <w:rPrChange w:id="1488" w:author="עילי פרידמן" w:date="2019-12-08T18:44:00Z">
              <w:rPr>
                <w:rFonts w:ascii="David" w:hAnsi="David" w:cs="David" w:hint="eastAsia"/>
                <w:rtl/>
              </w:rPr>
            </w:rPrChange>
          </w:rPr>
          <w:t>לשחזר</w:t>
        </w:r>
        <w:r w:rsidRPr="00E42825">
          <w:rPr>
            <w:rFonts w:ascii="David" w:hAnsi="David" w:cs="David"/>
            <w:rtl/>
            <w:rPrChange w:id="1489" w:author="עילי פרידמן" w:date="2019-12-08T18:44:00Z">
              <w:rPr>
                <w:rFonts w:ascii="David" w:hAnsi="David" w:cs="David"/>
                <w:rtl/>
              </w:rPr>
            </w:rPrChange>
          </w:rPr>
          <w:t xml:space="preserve"> </w:t>
        </w:r>
        <w:r w:rsidRPr="00E42825">
          <w:rPr>
            <w:rFonts w:ascii="David" w:hAnsi="David" w:cs="David" w:hint="eastAsia"/>
            <w:rtl/>
            <w:rPrChange w:id="1490" w:author="עילי פרידמן" w:date="2019-12-08T18:44:00Z">
              <w:rPr>
                <w:rFonts w:ascii="David" w:hAnsi="David" w:cs="David" w:hint="eastAsia"/>
                <w:rtl/>
              </w:rPr>
            </w:rPrChange>
          </w:rPr>
          <w:t>את</w:t>
        </w:r>
        <w:r w:rsidRPr="00E42825">
          <w:rPr>
            <w:rFonts w:ascii="David" w:hAnsi="David" w:cs="David"/>
            <w:rtl/>
            <w:rPrChange w:id="1491" w:author="עילי פרידמן" w:date="2019-12-08T18:44:00Z">
              <w:rPr>
                <w:rFonts w:ascii="David" w:hAnsi="David" w:cs="David"/>
                <w:rtl/>
              </w:rPr>
            </w:rPrChange>
          </w:rPr>
          <w:t xml:space="preserve"> </w:t>
        </w:r>
        <w:r w:rsidRPr="00E42825">
          <w:rPr>
            <w:rFonts w:ascii="David" w:hAnsi="David" w:cs="David" w:hint="eastAsia"/>
            <w:rtl/>
            <w:rPrChange w:id="1492" w:author="עילי פרידמן" w:date="2019-12-08T18:44:00Z">
              <w:rPr>
                <w:rFonts w:ascii="David" w:hAnsi="David" w:cs="David" w:hint="eastAsia"/>
                <w:rtl/>
              </w:rPr>
            </w:rPrChange>
          </w:rPr>
          <w:t>הסיסמה</w:t>
        </w:r>
        <w:r w:rsidRPr="00E42825">
          <w:rPr>
            <w:rFonts w:ascii="David" w:hAnsi="David" w:cs="David"/>
            <w:rtl/>
            <w:rPrChange w:id="1493" w:author="עילי פרידמן" w:date="2019-12-08T18:44:00Z">
              <w:rPr>
                <w:rFonts w:ascii="David" w:hAnsi="David" w:cs="David"/>
                <w:rtl/>
              </w:rPr>
            </w:rPrChange>
          </w:rPr>
          <w:t>.</w:t>
        </w:r>
      </w:ins>
    </w:p>
    <w:p w14:paraId="6422F26E" w14:textId="77777777" w:rsidR="00E42825" w:rsidRPr="00E42825" w:rsidRDefault="00E42825" w:rsidP="00E42825">
      <w:pPr>
        <w:pStyle w:val="ListParagraph"/>
        <w:numPr>
          <w:ilvl w:val="1"/>
          <w:numId w:val="4"/>
        </w:numPr>
        <w:bidi/>
        <w:ind w:left="1080"/>
        <w:rPr>
          <w:ins w:id="1494" w:author="עילי פרידמן" w:date="2019-12-08T18:44:00Z"/>
          <w:rFonts w:ascii="David" w:hAnsi="David" w:cs="David"/>
          <w:rPrChange w:id="1495" w:author="עילי פרידמן" w:date="2019-12-08T18:44:00Z">
            <w:rPr>
              <w:ins w:id="1496" w:author="עילי פרידמן" w:date="2019-12-08T18:44:00Z"/>
              <w:rFonts w:ascii="David" w:hAnsi="David" w:cs="David"/>
            </w:rPr>
          </w:rPrChange>
        </w:rPr>
      </w:pPr>
      <w:ins w:id="1497" w:author="עילי פרידמן" w:date="2019-12-08T18:44:00Z">
        <w:r w:rsidRPr="00E42825">
          <w:rPr>
            <w:rFonts w:ascii="David" w:hAnsi="David" w:cs="David" w:hint="eastAsia"/>
            <w:rtl/>
            <w:rPrChange w:id="1498" w:author="עילי פרידמן" w:date="2019-12-08T18:44:00Z">
              <w:rPr>
                <w:rFonts w:ascii="David" w:hAnsi="David" w:cs="David" w:hint="eastAsia"/>
                <w:rtl/>
              </w:rPr>
            </w:rPrChange>
          </w:rPr>
          <w:t>ניהול</w:t>
        </w:r>
        <w:r w:rsidRPr="00E42825">
          <w:rPr>
            <w:rFonts w:ascii="David" w:hAnsi="David" w:cs="David"/>
            <w:rtl/>
            <w:rPrChange w:id="1499" w:author="עילי פרידמן" w:date="2019-12-08T18:44:00Z">
              <w:rPr>
                <w:rFonts w:ascii="David" w:hAnsi="David" w:cs="David"/>
                <w:rtl/>
              </w:rPr>
            </w:rPrChange>
          </w:rPr>
          <w:t xml:space="preserve"> </w:t>
        </w:r>
        <w:r w:rsidRPr="00E42825">
          <w:rPr>
            <w:rFonts w:ascii="David" w:hAnsi="David" w:cs="David" w:hint="eastAsia"/>
            <w:rtl/>
            <w:rPrChange w:id="1500" w:author="עילי פרידמן" w:date="2019-12-08T18:44:00Z">
              <w:rPr>
                <w:rFonts w:ascii="David" w:hAnsi="David" w:cs="David" w:hint="eastAsia"/>
                <w:rtl/>
              </w:rPr>
            </w:rPrChange>
          </w:rPr>
          <w:t>מפות</w:t>
        </w:r>
        <w:r w:rsidRPr="00E42825">
          <w:rPr>
            <w:rFonts w:ascii="David" w:hAnsi="David" w:cs="David"/>
            <w:rtl/>
            <w:rPrChange w:id="1501" w:author="עילי פרידמן" w:date="2019-12-08T18:44:00Z">
              <w:rPr>
                <w:rFonts w:ascii="David" w:hAnsi="David" w:cs="David"/>
                <w:rtl/>
              </w:rPr>
            </w:rPrChange>
          </w:rPr>
          <w:t>:</w:t>
        </w:r>
      </w:ins>
    </w:p>
    <w:p w14:paraId="2BBB4C3D" w14:textId="77777777" w:rsidR="00E42825" w:rsidRPr="00E42825" w:rsidRDefault="00E42825" w:rsidP="00E42825">
      <w:pPr>
        <w:pStyle w:val="ListParagraph"/>
        <w:numPr>
          <w:ilvl w:val="2"/>
          <w:numId w:val="4"/>
        </w:numPr>
        <w:bidi/>
        <w:ind w:left="1800"/>
        <w:rPr>
          <w:ins w:id="1502" w:author="עילי פרידמן" w:date="2019-12-08T18:44:00Z"/>
          <w:rFonts w:ascii="David" w:hAnsi="David" w:cs="David"/>
          <w:rPrChange w:id="1503" w:author="עילי פרידמן" w:date="2019-12-08T18:44:00Z">
            <w:rPr>
              <w:ins w:id="1504" w:author="עילי פרידמן" w:date="2019-12-08T18:44:00Z"/>
              <w:rFonts w:ascii="David" w:hAnsi="David" w:cs="David"/>
            </w:rPr>
          </w:rPrChange>
        </w:rPr>
      </w:pPr>
      <w:ins w:id="1505" w:author="עילי פרידמן" w:date="2019-12-08T18:44:00Z">
        <w:r w:rsidRPr="00E42825">
          <w:rPr>
            <w:rFonts w:ascii="David" w:hAnsi="David" w:cs="David" w:hint="eastAsia"/>
            <w:rtl/>
            <w:rPrChange w:id="1506" w:author="עילי פרידמן" w:date="2019-12-08T18:44:00Z">
              <w:rPr>
                <w:rFonts w:ascii="David" w:hAnsi="David" w:cs="David" w:hint="eastAsia"/>
                <w:rtl/>
              </w:rPr>
            </w:rPrChange>
          </w:rPr>
          <w:t>המשתמש</w:t>
        </w:r>
        <w:r w:rsidRPr="00E42825">
          <w:rPr>
            <w:rFonts w:ascii="David" w:hAnsi="David" w:cs="David"/>
            <w:rtl/>
            <w:rPrChange w:id="1507" w:author="עילי פרידמן" w:date="2019-12-08T18:44:00Z">
              <w:rPr>
                <w:rFonts w:ascii="David" w:hAnsi="David" w:cs="David"/>
                <w:rtl/>
              </w:rPr>
            </w:rPrChange>
          </w:rPr>
          <w:t xml:space="preserve"> </w:t>
        </w:r>
        <w:r w:rsidRPr="00E42825">
          <w:rPr>
            <w:rFonts w:ascii="David" w:hAnsi="David" w:cs="David" w:hint="eastAsia"/>
            <w:rtl/>
            <w:rPrChange w:id="1508" w:author="עילי פרידמן" w:date="2019-12-08T18:44:00Z">
              <w:rPr>
                <w:rFonts w:ascii="David" w:hAnsi="David" w:cs="David" w:hint="eastAsia"/>
                <w:rtl/>
              </w:rPr>
            </w:rPrChange>
          </w:rPr>
          <w:t>שיצר</w:t>
        </w:r>
        <w:r w:rsidRPr="00E42825">
          <w:rPr>
            <w:rFonts w:ascii="David" w:hAnsi="David" w:cs="David"/>
            <w:rtl/>
            <w:rPrChange w:id="1509" w:author="עילי פרידמן" w:date="2019-12-08T18:44:00Z">
              <w:rPr>
                <w:rFonts w:ascii="David" w:hAnsi="David" w:cs="David"/>
                <w:rtl/>
              </w:rPr>
            </w:rPrChange>
          </w:rPr>
          <w:t xml:space="preserve"> </w:t>
        </w:r>
        <w:r w:rsidRPr="00E42825">
          <w:rPr>
            <w:rFonts w:ascii="David" w:hAnsi="David" w:cs="David" w:hint="eastAsia"/>
            <w:rtl/>
            <w:rPrChange w:id="1510" w:author="עילי פרידמן" w:date="2019-12-08T18:44:00Z">
              <w:rPr>
                <w:rFonts w:ascii="David" w:hAnsi="David" w:cs="David" w:hint="eastAsia"/>
                <w:rtl/>
              </w:rPr>
            </w:rPrChange>
          </w:rPr>
          <w:t>את</w:t>
        </w:r>
        <w:r w:rsidRPr="00E42825">
          <w:rPr>
            <w:rFonts w:ascii="David" w:hAnsi="David" w:cs="David"/>
            <w:rtl/>
            <w:rPrChange w:id="1511" w:author="עילי פרידמן" w:date="2019-12-08T18:44:00Z">
              <w:rPr>
                <w:rFonts w:ascii="David" w:hAnsi="David" w:cs="David"/>
                <w:rtl/>
              </w:rPr>
            </w:rPrChange>
          </w:rPr>
          <w:t xml:space="preserve"> </w:t>
        </w:r>
        <w:r w:rsidRPr="00E42825">
          <w:rPr>
            <w:rFonts w:ascii="David" w:hAnsi="David" w:cs="David" w:hint="eastAsia"/>
            <w:rtl/>
            <w:rPrChange w:id="1512" w:author="עילי פרידמן" w:date="2019-12-08T18:44:00Z">
              <w:rPr>
                <w:rFonts w:ascii="David" w:hAnsi="David" w:cs="David" w:hint="eastAsia"/>
                <w:rtl/>
              </w:rPr>
            </w:rPrChange>
          </w:rPr>
          <w:t>המפה</w:t>
        </w:r>
        <w:r w:rsidRPr="00E42825">
          <w:rPr>
            <w:rFonts w:ascii="David" w:hAnsi="David" w:cs="David"/>
            <w:rtl/>
            <w:rPrChange w:id="1513" w:author="עילי פרידמן" w:date="2019-12-08T18:44:00Z">
              <w:rPr>
                <w:rFonts w:ascii="David" w:hAnsi="David" w:cs="David"/>
                <w:rtl/>
              </w:rPr>
            </w:rPrChange>
          </w:rPr>
          <w:t xml:space="preserve"> </w:t>
        </w:r>
        <w:r w:rsidRPr="00E42825">
          <w:rPr>
            <w:rFonts w:ascii="David" w:hAnsi="David" w:cs="David" w:hint="eastAsia"/>
            <w:rtl/>
            <w:rPrChange w:id="1514" w:author="עילי פרידמן" w:date="2019-12-08T18:44:00Z">
              <w:rPr>
                <w:rFonts w:ascii="David" w:hAnsi="David" w:cs="David" w:hint="eastAsia"/>
                <w:rtl/>
              </w:rPr>
            </w:rPrChange>
          </w:rPr>
          <w:t>מוגדר</w:t>
        </w:r>
        <w:r w:rsidRPr="00E42825">
          <w:rPr>
            <w:rFonts w:ascii="David" w:hAnsi="David" w:cs="David"/>
            <w:rtl/>
            <w:rPrChange w:id="1515" w:author="עילי פרידמן" w:date="2019-12-08T18:44:00Z">
              <w:rPr>
                <w:rFonts w:ascii="David" w:hAnsi="David" w:cs="David"/>
                <w:rtl/>
              </w:rPr>
            </w:rPrChange>
          </w:rPr>
          <w:t xml:space="preserve"> </w:t>
        </w:r>
        <w:r w:rsidRPr="00E42825">
          <w:rPr>
            <w:rFonts w:ascii="David" w:hAnsi="David" w:cs="David" w:hint="eastAsia"/>
            <w:rtl/>
            <w:rPrChange w:id="1516" w:author="עילי פרידמן" w:date="2019-12-08T18:44:00Z">
              <w:rPr>
                <w:rFonts w:ascii="David" w:hAnsi="David" w:cs="David" w:hint="eastAsia"/>
                <w:rtl/>
              </w:rPr>
            </w:rPrChange>
          </w:rPr>
          <w:t>להיות</w:t>
        </w:r>
        <w:r w:rsidRPr="00E42825">
          <w:rPr>
            <w:rFonts w:ascii="David" w:hAnsi="David" w:cs="David"/>
            <w:rtl/>
            <w:rPrChange w:id="1517" w:author="עילי פרידמן" w:date="2019-12-08T18:44:00Z">
              <w:rPr>
                <w:rFonts w:ascii="David" w:hAnsi="David" w:cs="David"/>
                <w:rtl/>
              </w:rPr>
            </w:rPrChange>
          </w:rPr>
          <w:t xml:space="preserve"> </w:t>
        </w:r>
        <w:r w:rsidRPr="00E42825">
          <w:rPr>
            <w:rFonts w:ascii="David" w:hAnsi="David" w:cs="David" w:hint="eastAsia"/>
            <w:rtl/>
            <w:rPrChange w:id="1518" w:author="עילי פרידמן" w:date="2019-12-08T18:44:00Z">
              <w:rPr>
                <w:rFonts w:ascii="David" w:hAnsi="David" w:cs="David" w:hint="eastAsia"/>
                <w:rtl/>
              </w:rPr>
            </w:rPrChange>
          </w:rPr>
          <w:t>ה</w:t>
        </w:r>
        <w:r w:rsidRPr="00E42825">
          <w:rPr>
            <w:rFonts w:ascii="David" w:hAnsi="David" w:cs="David"/>
            <w:rtl/>
            <w:rPrChange w:id="1519" w:author="עילי פרידמן" w:date="2019-12-08T18:44:00Z">
              <w:rPr>
                <w:rFonts w:ascii="David" w:hAnsi="David" w:cs="David"/>
                <w:rtl/>
              </w:rPr>
            </w:rPrChange>
          </w:rPr>
          <w:t>-</w:t>
        </w:r>
        <w:r w:rsidRPr="00E42825">
          <w:rPr>
            <w:rFonts w:ascii="David" w:hAnsi="David" w:cs="David"/>
            <w:rPrChange w:id="1520" w:author="עילי פרידמן" w:date="2019-12-08T18:44:00Z">
              <w:rPr>
                <w:rFonts w:ascii="David" w:hAnsi="David" w:cs="David"/>
              </w:rPr>
            </w:rPrChange>
          </w:rPr>
          <w:t>owner</w:t>
        </w:r>
        <w:r w:rsidRPr="00E42825">
          <w:rPr>
            <w:rFonts w:ascii="David" w:hAnsi="David" w:cs="David"/>
            <w:rtl/>
            <w:rPrChange w:id="1521" w:author="עילי פרידמן" w:date="2019-12-08T18:44:00Z">
              <w:rPr>
                <w:rFonts w:ascii="David" w:hAnsi="David" w:cs="David"/>
                <w:rtl/>
              </w:rPr>
            </w:rPrChange>
          </w:rPr>
          <w:t xml:space="preserve"> שלה. הוא זה שיכול לתת הרשאות עריכה או קריאה למשתמשים אחרים.</w:t>
        </w:r>
      </w:ins>
    </w:p>
    <w:p w14:paraId="4B6897AD" w14:textId="77777777" w:rsidR="00E42825" w:rsidRPr="00E42825" w:rsidRDefault="00E42825" w:rsidP="00E42825">
      <w:pPr>
        <w:pStyle w:val="ListParagraph"/>
        <w:numPr>
          <w:ilvl w:val="2"/>
          <w:numId w:val="4"/>
        </w:numPr>
        <w:bidi/>
        <w:ind w:left="1800"/>
        <w:rPr>
          <w:ins w:id="1522" w:author="עילי פרידמן" w:date="2019-12-08T18:44:00Z"/>
          <w:rFonts w:ascii="David" w:hAnsi="David" w:cs="David"/>
          <w:rPrChange w:id="1523" w:author="עילי פרידמן" w:date="2019-12-08T18:44:00Z">
            <w:rPr>
              <w:ins w:id="1524" w:author="עילי פרידמן" w:date="2019-12-08T18:44:00Z"/>
              <w:rFonts w:ascii="David" w:hAnsi="David" w:cs="David"/>
            </w:rPr>
          </w:rPrChange>
        </w:rPr>
      </w:pPr>
      <w:ins w:id="1525" w:author="עילי פרידמן" w:date="2019-12-08T18:44:00Z">
        <w:r w:rsidRPr="00E42825">
          <w:rPr>
            <w:rFonts w:ascii="David" w:hAnsi="David" w:cs="David" w:hint="eastAsia"/>
            <w:rtl/>
            <w:rPrChange w:id="1526" w:author="עילי פרידמן" w:date="2019-12-08T18:44:00Z">
              <w:rPr>
                <w:rFonts w:ascii="David" w:hAnsi="David" w:cs="David" w:hint="eastAsia"/>
                <w:rtl/>
              </w:rPr>
            </w:rPrChange>
          </w:rPr>
          <w:t>משתמש</w:t>
        </w:r>
        <w:r w:rsidRPr="00E42825">
          <w:rPr>
            <w:rFonts w:ascii="David" w:hAnsi="David" w:cs="David"/>
            <w:rtl/>
            <w:rPrChange w:id="1527" w:author="עילי פרידמן" w:date="2019-12-08T18:44:00Z">
              <w:rPr>
                <w:rFonts w:ascii="David" w:hAnsi="David" w:cs="David"/>
                <w:rtl/>
              </w:rPr>
            </w:rPrChange>
          </w:rPr>
          <w:t xml:space="preserve"> </w:t>
        </w:r>
        <w:r w:rsidRPr="00E42825">
          <w:rPr>
            <w:rFonts w:ascii="David" w:hAnsi="David" w:cs="David" w:hint="eastAsia"/>
            <w:rtl/>
            <w:rPrChange w:id="1528" w:author="עילי פרידמן" w:date="2019-12-08T18:44:00Z">
              <w:rPr>
                <w:rFonts w:ascii="David" w:hAnsi="David" w:cs="David" w:hint="eastAsia"/>
                <w:rtl/>
              </w:rPr>
            </w:rPrChange>
          </w:rPr>
          <w:t>בעל</w:t>
        </w:r>
        <w:r w:rsidRPr="00E42825">
          <w:rPr>
            <w:rFonts w:ascii="David" w:hAnsi="David" w:cs="David"/>
            <w:rtl/>
            <w:rPrChange w:id="1529" w:author="עילי פרידמן" w:date="2019-12-08T18:44:00Z">
              <w:rPr>
                <w:rFonts w:ascii="David" w:hAnsi="David" w:cs="David"/>
                <w:rtl/>
              </w:rPr>
            </w:rPrChange>
          </w:rPr>
          <w:t xml:space="preserve"> </w:t>
        </w:r>
        <w:r w:rsidRPr="00E42825">
          <w:rPr>
            <w:rFonts w:ascii="David" w:hAnsi="David" w:cs="David" w:hint="eastAsia"/>
            <w:rtl/>
            <w:rPrChange w:id="1530" w:author="עילי פרידמן" w:date="2019-12-08T18:44:00Z">
              <w:rPr>
                <w:rFonts w:ascii="David" w:hAnsi="David" w:cs="David" w:hint="eastAsia"/>
                <w:rtl/>
              </w:rPr>
            </w:rPrChange>
          </w:rPr>
          <w:t>הרשאות</w:t>
        </w:r>
        <w:r w:rsidRPr="00E42825">
          <w:rPr>
            <w:rFonts w:ascii="David" w:hAnsi="David" w:cs="David"/>
            <w:rtl/>
            <w:rPrChange w:id="1531" w:author="עילי פרידמן" w:date="2019-12-08T18:44:00Z">
              <w:rPr>
                <w:rFonts w:ascii="David" w:hAnsi="David" w:cs="David"/>
                <w:rtl/>
              </w:rPr>
            </w:rPrChange>
          </w:rPr>
          <w:t xml:space="preserve"> </w:t>
        </w:r>
        <w:r w:rsidRPr="00E42825">
          <w:rPr>
            <w:rFonts w:ascii="David" w:hAnsi="David" w:cs="David" w:hint="eastAsia"/>
            <w:rtl/>
            <w:rPrChange w:id="1532" w:author="עילי פרידמן" w:date="2019-12-08T18:44:00Z">
              <w:rPr>
                <w:rFonts w:ascii="David" w:hAnsi="David" w:cs="David" w:hint="eastAsia"/>
                <w:rtl/>
              </w:rPr>
            </w:rPrChange>
          </w:rPr>
          <w:t>עריכה</w:t>
        </w:r>
        <w:r w:rsidRPr="00E42825">
          <w:rPr>
            <w:rFonts w:ascii="David" w:hAnsi="David" w:cs="David"/>
            <w:rtl/>
            <w:rPrChange w:id="1533" w:author="עילי פרידמן" w:date="2019-12-08T18:44:00Z">
              <w:rPr>
                <w:rFonts w:ascii="David" w:hAnsi="David" w:cs="David"/>
                <w:rtl/>
              </w:rPr>
            </w:rPrChange>
          </w:rPr>
          <w:t xml:space="preserve"> </w:t>
        </w:r>
        <w:r w:rsidRPr="00E42825">
          <w:rPr>
            <w:rFonts w:ascii="David" w:hAnsi="David" w:cs="David" w:hint="eastAsia"/>
            <w:rtl/>
            <w:rPrChange w:id="1534" w:author="עילי פרידמן" w:date="2019-12-08T18:44:00Z">
              <w:rPr>
                <w:rFonts w:ascii="David" w:hAnsi="David" w:cs="David" w:hint="eastAsia"/>
                <w:rtl/>
              </w:rPr>
            </w:rPrChange>
          </w:rPr>
          <w:t>יוכל</w:t>
        </w:r>
        <w:r w:rsidRPr="00E42825">
          <w:rPr>
            <w:rFonts w:ascii="David" w:hAnsi="David" w:cs="David"/>
            <w:rtl/>
            <w:rPrChange w:id="1535" w:author="עילי פרידמן" w:date="2019-12-08T18:44:00Z">
              <w:rPr>
                <w:rFonts w:ascii="David" w:hAnsi="David" w:cs="David"/>
                <w:rtl/>
              </w:rPr>
            </w:rPrChange>
          </w:rPr>
          <w:t xml:space="preserve"> לערוך מפה – להוסיף, למחוק או לערוך אלמנטים הנמצאים בה.</w:t>
        </w:r>
      </w:ins>
    </w:p>
    <w:p w14:paraId="068FA7AF" w14:textId="77777777" w:rsidR="00E42825" w:rsidRPr="00E42825" w:rsidRDefault="00E42825" w:rsidP="00E42825">
      <w:pPr>
        <w:pStyle w:val="ListParagraph"/>
        <w:numPr>
          <w:ilvl w:val="2"/>
          <w:numId w:val="4"/>
        </w:numPr>
        <w:bidi/>
        <w:ind w:left="1800"/>
        <w:rPr>
          <w:ins w:id="1536" w:author="עילי פרידמן" w:date="2019-12-08T18:44:00Z"/>
          <w:rFonts w:ascii="David" w:hAnsi="David" w:cs="David"/>
          <w:rPrChange w:id="1537" w:author="עילי פרידמן" w:date="2019-12-08T18:44:00Z">
            <w:rPr>
              <w:ins w:id="1538" w:author="עילי פרידמן" w:date="2019-12-08T18:44:00Z"/>
              <w:rFonts w:ascii="David" w:hAnsi="David" w:cs="David"/>
            </w:rPr>
          </w:rPrChange>
        </w:rPr>
      </w:pPr>
      <w:ins w:id="1539" w:author="עילי פרידמן" w:date="2019-12-08T18:44:00Z">
        <w:r w:rsidRPr="00E42825">
          <w:rPr>
            <w:rFonts w:ascii="David" w:hAnsi="David" w:cs="David" w:hint="eastAsia"/>
            <w:rtl/>
            <w:rPrChange w:id="1540" w:author="עילי פרידמן" w:date="2019-12-08T18:44:00Z">
              <w:rPr>
                <w:rFonts w:ascii="David" w:hAnsi="David" w:cs="David" w:hint="eastAsia"/>
                <w:rtl/>
              </w:rPr>
            </w:rPrChange>
          </w:rPr>
          <w:t>כל</w:t>
        </w:r>
        <w:r w:rsidRPr="00E42825">
          <w:rPr>
            <w:rFonts w:ascii="David" w:hAnsi="David" w:cs="David"/>
            <w:rtl/>
            <w:rPrChange w:id="1541" w:author="עילי פרידמן" w:date="2019-12-08T18:44:00Z">
              <w:rPr>
                <w:rFonts w:ascii="David" w:hAnsi="David" w:cs="David"/>
                <w:rtl/>
              </w:rPr>
            </w:rPrChange>
          </w:rPr>
          <w:t xml:space="preserve"> משתמש בעל הרשאות קריאה, כתיבה או </w:t>
        </w:r>
        <w:r w:rsidRPr="00E42825">
          <w:rPr>
            <w:rFonts w:ascii="David" w:hAnsi="David" w:cs="David"/>
            <w:rPrChange w:id="1542" w:author="עילי פרידמן" w:date="2019-12-08T18:44:00Z">
              <w:rPr>
                <w:rFonts w:ascii="David" w:hAnsi="David" w:cs="David"/>
              </w:rPr>
            </w:rPrChange>
          </w:rPr>
          <w:t>Owner</w:t>
        </w:r>
        <w:r w:rsidRPr="00E42825">
          <w:rPr>
            <w:rFonts w:ascii="David" w:hAnsi="David" w:cs="David"/>
            <w:rtl/>
            <w:rPrChange w:id="1543" w:author="עילי פרידמן" w:date="2019-12-08T18:44:00Z">
              <w:rPr>
                <w:rFonts w:ascii="David" w:hAnsi="David" w:cs="David"/>
                <w:rtl/>
              </w:rPr>
            </w:rPrChange>
          </w:rPr>
          <w:t xml:space="preserve"> על מפה, יוכל לקרוא ולהשאיר </w:t>
        </w:r>
        <w:r w:rsidRPr="00E42825">
          <w:rPr>
            <w:rFonts w:ascii="David" w:hAnsi="David" w:cs="David"/>
            <w:rPrChange w:id="1544" w:author="עילי פרידמן" w:date="2019-12-08T18:44:00Z">
              <w:rPr>
                <w:rFonts w:ascii="David" w:hAnsi="David" w:cs="David"/>
              </w:rPr>
            </w:rPrChange>
          </w:rPr>
          <w:t>Comments</w:t>
        </w:r>
        <w:r w:rsidRPr="00E42825">
          <w:rPr>
            <w:rFonts w:ascii="David" w:hAnsi="David" w:cs="David"/>
            <w:rtl/>
            <w:rPrChange w:id="1545" w:author="עילי פרידמן" w:date="2019-12-08T18:44:00Z">
              <w:rPr>
                <w:rFonts w:ascii="David" w:hAnsi="David" w:cs="David"/>
                <w:rtl/>
              </w:rPr>
            </w:rPrChange>
          </w:rPr>
          <w:t xml:space="preserve"> על אלמנטים במפה.</w:t>
        </w:r>
      </w:ins>
    </w:p>
    <w:p w14:paraId="5020A443" w14:textId="77777777" w:rsidR="00E42825" w:rsidRPr="00E42825" w:rsidRDefault="00E42825" w:rsidP="00E42825">
      <w:pPr>
        <w:pStyle w:val="ListParagraph"/>
        <w:numPr>
          <w:ilvl w:val="2"/>
          <w:numId w:val="4"/>
        </w:numPr>
        <w:bidi/>
        <w:ind w:left="1800"/>
        <w:rPr>
          <w:ins w:id="1546" w:author="עילי פרידמן" w:date="2019-12-08T18:44:00Z"/>
          <w:rFonts w:ascii="David" w:hAnsi="David" w:cs="David"/>
          <w:rPrChange w:id="1547" w:author="עילי פרידמן" w:date="2019-12-08T18:44:00Z">
            <w:rPr>
              <w:ins w:id="1548" w:author="עילי פרידמן" w:date="2019-12-08T18:44:00Z"/>
              <w:rFonts w:ascii="David" w:hAnsi="David" w:cs="David"/>
            </w:rPr>
          </w:rPrChange>
        </w:rPr>
      </w:pPr>
      <w:ins w:id="1549" w:author="עילי פרידמן" w:date="2019-12-08T18:44:00Z">
        <w:r w:rsidRPr="00E42825">
          <w:rPr>
            <w:rFonts w:ascii="David" w:hAnsi="David" w:cs="David" w:hint="eastAsia"/>
            <w:rtl/>
            <w:rPrChange w:id="1550" w:author="עילי פרידמן" w:date="2019-12-08T18:44:00Z">
              <w:rPr>
                <w:rFonts w:ascii="David" w:hAnsi="David" w:cs="David" w:hint="eastAsia"/>
                <w:rtl/>
              </w:rPr>
            </w:rPrChange>
          </w:rPr>
          <w:t>ניתן</w:t>
        </w:r>
        <w:r w:rsidRPr="00E42825">
          <w:rPr>
            <w:rFonts w:ascii="David" w:hAnsi="David" w:cs="David"/>
            <w:rtl/>
            <w:rPrChange w:id="1551" w:author="עילי פרידמן" w:date="2019-12-08T18:44:00Z">
              <w:rPr>
                <w:rFonts w:ascii="David" w:hAnsi="David" w:cs="David"/>
                <w:rtl/>
              </w:rPr>
            </w:rPrChange>
          </w:rPr>
          <w:t xml:space="preserve"> יהיה לייצא מפה מהאתר למחשב המשתמש בייצוג </w:t>
        </w:r>
        <w:r w:rsidRPr="00E42825">
          <w:rPr>
            <w:rFonts w:ascii="David" w:hAnsi="David" w:cs="David"/>
            <w:rPrChange w:id="1552" w:author="עילי פרידמן" w:date="2019-12-08T18:44:00Z">
              <w:rPr>
                <w:rFonts w:ascii="David" w:hAnsi="David" w:cs="David"/>
              </w:rPr>
            </w:rPrChange>
          </w:rPr>
          <w:t>JSON</w:t>
        </w:r>
        <w:r w:rsidRPr="00E42825">
          <w:rPr>
            <w:rFonts w:ascii="David" w:hAnsi="David" w:cs="David"/>
            <w:rtl/>
            <w:rPrChange w:id="1553" w:author="עילי פרידמן" w:date="2019-12-08T18:44:00Z">
              <w:rPr>
                <w:rFonts w:ascii="David" w:hAnsi="David" w:cs="David"/>
                <w:rtl/>
              </w:rPr>
            </w:rPrChange>
          </w:rPr>
          <w:t xml:space="preserve"> או כתמונה.</w:t>
        </w:r>
      </w:ins>
    </w:p>
    <w:p w14:paraId="0F4A8751" w14:textId="77777777" w:rsidR="00E42825" w:rsidRPr="00E42825" w:rsidRDefault="00E42825" w:rsidP="00E42825">
      <w:pPr>
        <w:pStyle w:val="ListParagraph"/>
        <w:numPr>
          <w:ilvl w:val="2"/>
          <w:numId w:val="4"/>
        </w:numPr>
        <w:bidi/>
        <w:ind w:left="1800"/>
        <w:rPr>
          <w:ins w:id="1554" w:author="עילי פרידמן" w:date="2019-12-08T18:44:00Z"/>
          <w:rFonts w:ascii="David" w:hAnsi="David" w:cs="David"/>
          <w:rPrChange w:id="1555" w:author="עילי פרידמן" w:date="2019-12-08T18:44:00Z">
            <w:rPr>
              <w:ins w:id="1556" w:author="עילי פרידמן" w:date="2019-12-08T18:44:00Z"/>
              <w:rFonts w:ascii="David" w:hAnsi="David" w:cs="David"/>
            </w:rPr>
          </w:rPrChange>
        </w:rPr>
      </w:pPr>
      <w:ins w:id="1557" w:author="עילי פרידמן" w:date="2019-12-08T18:44:00Z">
        <w:r w:rsidRPr="00E42825">
          <w:rPr>
            <w:rFonts w:ascii="David" w:hAnsi="David" w:cs="David" w:hint="eastAsia"/>
            <w:rtl/>
            <w:rPrChange w:id="1558" w:author="עילי פרידמן" w:date="2019-12-08T18:44:00Z">
              <w:rPr>
                <w:rFonts w:ascii="David" w:hAnsi="David" w:cs="David" w:hint="eastAsia"/>
                <w:rtl/>
              </w:rPr>
            </w:rPrChange>
          </w:rPr>
          <w:t>יהיה</w:t>
        </w:r>
        <w:r w:rsidRPr="00E42825">
          <w:rPr>
            <w:rFonts w:ascii="David" w:hAnsi="David" w:cs="David"/>
            <w:rtl/>
            <w:rPrChange w:id="1559" w:author="עילי פרידמן" w:date="2019-12-08T18:44:00Z">
              <w:rPr>
                <w:rFonts w:ascii="David" w:hAnsi="David" w:cs="David"/>
                <w:rtl/>
              </w:rPr>
            </w:rPrChange>
          </w:rPr>
          <w:t xml:space="preserve"> </w:t>
        </w:r>
        <w:r w:rsidRPr="00E42825">
          <w:rPr>
            <w:rFonts w:ascii="David" w:hAnsi="David" w:cs="David" w:hint="eastAsia"/>
            <w:rtl/>
            <w:rPrChange w:id="1560" w:author="עילי פרידמן" w:date="2019-12-08T18:44:00Z">
              <w:rPr>
                <w:rFonts w:ascii="David" w:hAnsi="David" w:cs="David" w:hint="eastAsia"/>
                <w:rtl/>
              </w:rPr>
            </w:rPrChange>
          </w:rPr>
          <w:t>ניתן</w:t>
        </w:r>
        <w:r w:rsidRPr="00E42825">
          <w:rPr>
            <w:rFonts w:ascii="David" w:hAnsi="David" w:cs="David"/>
            <w:rtl/>
            <w:rPrChange w:id="1561" w:author="עילי פרידמן" w:date="2019-12-08T18:44:00Z">
              <w:rPr>
                <w:rFonts w:ascii="David" w:hAnsi="David" w:cs="David"/>
                <w:rtl/>
              </w:rPr>
            </w:rPrChange>
          </w:rPr>
          <w:t xml:space="preserve"> </w:t>
        </w:r>
        <w:r w:rsidRPr="00E42825">
          <w:rPr>
            <w:rFonts w:ascii="David" w:hAnsi="David" w:cs="David" w:hint="eastAsia"/>
            <w:rtl/>
            <w:rPrChange w:id="1562" w:author="עילי פרידמן" w:date="2019-12-08T18:44:00Z">
              <w:rPr>
                <w:rFonts w:ascii="David" w:hAnsi="David" w:cs="David" w:hint="eastAsia"/>
                <w:rtl/>
              </w:rPr>
            </w:rPrChange>
          </w:rPr>
          <w:t>לערוך</w:t>
        </w:r>
        <w:r w:rsidRPr="00E42825">
          <w:rPr>
            <w:rFonts w:ascii="David" w:hAnsi="David" w:cs="David"/>
            <w:rtl/>
            <w:rPrChange w:id="1563" w:author="עילי פרידמן" w:date="2019-12-08T18:44:00Z">
              <w:rPr>
                <w:rFonts w:ascii="David" w:hAnsi="David" w:cs="David"/>
                <w:rtl/>
              </w:rPr>
            </w:rPrChange>
          </w:rPr>
          <w:t xml:space="preserve"> </w:t>
        </w:r>
        <w:r w:rsidRPr="00E42825">
          <w:rPr>
            <w:rFonts w:ascii="David" w:hAnsi="David" w:cs="David" w:hint="eastAsia"/>
            <w:rtl/>
            <w:rPrChange w:id="1564" w:author="עילי פרידמן" w:date="2019-12-08T18:44:00Z">
              <w:rPr>
                <w:rFonts w:ascii="David" w:hAnsi="David" w:cs="David" w:hint="eastAsia"/>
                <w:rtl/>
              </w:rPr>
            </w:rPrChange>
          </w:rPr>
          <w:t>את</w:t>
        </w:r>
        <w:r w:rsidRPr="00E42825">
          <w:rPr>
            <w:rFonts w:ascii="David" w:hAnsi="David" w:cs="David"/>
            <w:rtl/>
            <w:rPrChange w:id="1565" w:author="עילי פרידמן" w:date="2019-12-08T18:44:00Z">
              <w:rPr>
                <w:rFonts w:ascii="David" w:hAnsi="David" w:cs="David"/>
                <w:rtl/>
              </w:rPr>
            </w:rPrChange>
          </w:rPr>
          <w:t xml:space="preserve"> </w:t>
        </w:r>
        <w:r w:rsidRPr="00E42825">
          <w:rPr>
            <w:rFonts w:ascii="David" w:hAnsi="David" w:cs="David" w:hint="eastAsia"/>
            <w:rtl/>
            <w:rPrChange w:id="1566" w:author="עילי פרידמן" w:date="2019-12-08T18:44:00Z">
              <w:rPr>
                <w:rFonts w:ascii="David" w:hAnsi="David" w:cs="David" w:hint="eastAsia"/>
                <w:rtl/>
              </w:rPr>
            </w:rPrChange>
          </w:rPr>
          <w:t>האלמנטים</w:t>
        </w:r>
        <w:r w:rsidRPr="00E42825">
          <w:rPr>
            <w:rFonts w:ascii="David" w:hAnsi="David" w:cs="David"/>
            <w:rtl/>
            <w:rPrChange w:id="1567" w:author="עילי פרידמן" w:date="2019-12-08T18:44:00Z">
              <w:rPr>
                <w:rFonts w:ascii="David" w:hAnsi="David" w:cs="David"/>
                <w:rtl/>
              </w:rPr>
            </w:rPrChange>
          </w:rPr>
          <w:t xml:space="preserve"> </w:t>
        </w:r>
        <w:r w:rsidRPr="00E42825">
          <w:rPr>
            <w:rFonts w:ascii="David" w:hAnsi="David" w:cs="David" w:hint="eastAsia"/>
            <w:rtl/>
            <w:rPrChange w:id="1568" w:author="עילי פרידמן" w:date="2019-12-08T18:44:00Z">
              <w:rPr>
                <w:rFonts w:ascii="David" w:hAnsi="David" w:cs="David" w:hint="eastAsia"/>
                <w:rtl/>
              </w:rPr>
            </w:rPrChange>
          </w:rPr>
          <w:t>המרכיבים</w:t>
        </w:r>
        <w:r w:rsidRPr="00E42825">
          <w:rPr>
            <w:rFonts w:ascii="David" w:hAnsi="David" w:cs="David"/>
            <w:rtl/>
            <w:rPrChange w:id="1569" w:author="עילי פרידמן" w:date="2019-12-08T18:44:00Z">
              <w:rPr>
                <w:rFonts w:ascii="David" w:hAnsi="David" w:cs="David"/>
                <w:rtl/>
              </w:rPr>
            </w:rPrChange>
          </w:rPr>
          <w:t xml:space="preserve"> </w:t>
        </w:r>
        <w:r w:rsidRPr="00E42825">
          <w:rPr>
            <w:rFonts w:ascii="David" w:hAnsi="David" w:cs="David" w:hint="eastAsia"/>
            <w:rtl/>
            <w:rPrChange w:id="1570" w:author="עילי פרידמן" w:date="2019-12-08T18:44:00Z">
              <w:rPr>
                <w:rFonts w:ascii="David" w:hAnsi="David" w:cs="David" w:hint="eastAsia"/>
                <w:rtl/>
              </w:rPr>
            </w:rPrChange>
          </w:rPr>
          <w:t>את</w:t>
        </w:r>
        <w:r w:rsidRPr="00E42825">
          <w:rPr>
            <w:rFonts w:ascii="David" w:hAnsi="David" w:cs="David"/>
            <w:rtl/>
            <w:rPrChange w:id="1571" w:author="עילי פרידמן" w:date="2019-12-08T18:44:00Z">
              <w:rPr>
                <w:rFonts w:ascii="David" w:hAnsi="David" w:cs="David"/>
                <w:rtl/>
              </w:rPr>
            </w:rPrChange>
          </w:rPr>
          <w:t xml:space="preserve"> </w:t>
        </w:r>
        <w:r w:rsidRPr="00E42825">
          <w:rPr>
            <w:rFonts w:ascii="David" w:hAnsi="David" w:cs="David" w:hint="eastAsia"/>
            <w:rtl/>
            <w:rPrChange w:id="1572" w:author="עילי פרידמן" w:date="2019-12-08T18:44:00Z">
              <w:rPr>
                <w:rFonts w:ascii="David" w:hAnsi="David" w:cs="David" w:hint="eastAsia"/>
                <w:rtl/>
              </w:rPr>
            </w:rPrChange>
          </w:rPr>
          <w:t>המפה</w:t>
        </w:r>
        <w:r w:rsidRPr="00E42825">
          <w:rPr>
            <w:rFonts w:ascii="David" w:hAnsi="David" w:cs="David"/>
            <w:rtl/>
            <w:rPrChange w:id="1573" w:author="עילי פרידמן" w:date="2019-12-08T18:44:00Z">
              <w:rPr>
                <w:rFonts w:ascii="David" w:hAnsi="David" w:cs="David"/>
                <w:rtl/>
              </w:rPr>
            </w:rPrChange>
          </w:rPr>
          <w:t xml:space="preserve"> </w:t>
        </w:r>
        <w:r w:rsidRPr="00E42825">
          <w:rPr>
            <w:rFonts w:ascii="David" w:hAnsi="David" w:cs="David" w:hint="eastAsia"/>
            <w:rtl/>
            <w:rPrChange w:id="1574" w:author="עילי פרידמן" w:date="2019-12-08T18:44:00Z">
              <w:rPr>
                <w:rFonts w:ascii="David" w:hAnsi="David" w:cs="David" w:hint="eastAsia"/>
                <w:rtl/>
              </w:rPr>
            </w:rPrChange>
          </w:rPr>
          <w:t>באמצעות</w:t>
        </w:r>
        <w:r w:rsidRPr="00E42825">
          <w:rPr>
            <w:rFonts w:ascii="David" w:hAnsi="David" w:cs="David"/>
            <w:rtl/>
            <w:rPrChange w:id="1575" w:author="עילי פרידמן" w:date="2019-12-08T18:44:00Z">
              <w:rPr>
                <w:rFonts w:ascii="David" w:hAnsi="David" w:cs="David"/>
                <w:rtl/>
              </w:rPr>
            </w:rPrChange>
          </w:rPr>
          <w:t xml:space="preserve"> </w:t>
        </w:r>
        <w:r w:rsidRPr="00E42825">
          <w:rPr>
            <w:rFonts w:ascii="David" w:hAnsi="David" w:cs="David" w:hint="eastAsia"/>
            <w:rtl/>
            <w:rPrChange w:id="1576" w:author="עילי פרידמן" w:date="2019-12-08T18:44:00Z">
              <w:rPr>
                <w:rFonts w:ascii="David" w:hAnsi="David" w:cs="David" w:hint="eastAsia"/>
                <w:rtl/>
              </w:rPr>
            </w:rPrChange>
          </w:rPr>
          <w:t>ממשק</w:t>
        </w:r>
        <w:r w:rsidRPr="00E42825">
          <w:rPr>
            <w:rFonts w:ascii="David" w:hAnsi="David" w:cs="David"/>
            <w:rtl/>
            <w:rPrChange w:id="1577" w:author="עילי פרידמן" w:date="2019-12-08T18:44:00Z">
              <w:rPr>
                <w:rFonts w:ascii="David" w:hAnsi="David" w:cs="David"/>
                <w:rtl/>
              </w:rPr>
            </w:rPrChange>
          </w:rPr>
          <w:t xml:space="preserve"> </w:t>
        </w:r>
        <w:r w:rsidRPr="00E42825">
          <w:rPr>
            <w:rFonts w:ascii="David" w:hAnsi="David" w:cs="David" w:hint="eastAsia"/>
            <w:rtl/>
            <w:rPrChange w:id="1578" w:author="עילי פרידמן" w:date="2019-12-08T18:44:00Z">
              <w:rPr>
                <w:rFonts w:ascii="David" w:hAnsi="David" w:cs="David" w:hint="eastAsia"/>
                <w:rtl/>
              </w:rPr>
            </w:rPrChange>
          </w:rPr>
          <w:t>גרפי</w:t>
        </w:r>
        <w:r w:rsidRPr="00E42825">
          <w:rPr>
            <w:rFonts w:ascii="David" w:hAnsi="David" w:cs="David"/>
            <w:rtl/>
            <w:rPrChange w:id="1579" w:author="עילי פרידמן" w:date="2019-12-08T18:44:00Z">
              <w:rPr>
                <w:rFonts w:ascii="David" w:hAnsi="David" w:cs="David"/>
                <w:rtl/>
              </w:rPr>
            </w:rPrChange>
          </w:rPr>
          <w:t xml:space="preserve"> (דומה </w:t>
        </w:r>
        <w:r w:rsidRPr="00E42825">
          <w:rPr>
            <w:rFonts w:ascii="David" w:hAnsi="David" w:cs="David" w:hint="eastAsia"/>
            <w:rtl/>
            <w:rPrChange w:id="1580" w:author="עילי פרידמן" w:date="2019-12-08T18:44:00Z">
              <w:rPr>
                <w:rFonts w:ascii="David" w:hAnsi="David" w:cs="David" w:hint="eastAsia"/>
                <w:rtl/>
              </w:rPr>
            </w:rPrChange>
          </w:rPr>
          <w:t>ל</w:t>
        </w:r>
        <w:r w:rsidRPr="00E42825">
          <w:rPr>
            <w:rFonts w:ascii="David" w:hAnsi="David" w:cs="David"/>
            <w:rPrChange w:id="1581" w:author="עילי פרידמן" w:date="2019-12-08T18:44:00Z">
              <w:rPr>
                <w:rFonts w:ascii="David" w:hAnsi="David" w:cs="David"/>
              </w:rPr>
            </w:rPrChange>
          </w:rPr>
          <w:t>draw io</w:t>
        </w:r>
        <w:r w:rsidRPr="00E42825">
          <w:rPr>
            <w:rFonts w:ascii="David" w:hAnsi="David" w:cs="David"/>
            <w:rtl/>
            <w:rPrChange w:id="1582" w:author="עילי פרידמן" w:date="2019-12-08T18:44:00Z">
              <w:rPr>
                <w:rFonts w:ascii="David" w:hAnsi="David" w:cs="David"/>
                <w:rtl/>
              </w:rPr>
            </w:rPrChange>
          </w:rPr>
          <w:t xml:space="preserve">) </w:t>
        </w:r>
        <w:r w:rsidRPr="00E42825">
          <w:rPr>
            <w:rFonts w:ascii="David" w:hAnsi="David" w:cs="David" w:hint="eastAsia"/>
            <w:rtl/>
            <w:rPrChange w:id="1583" w:author="עילי פרידמן" w:date="2019-12-08T18:44:00Z">
              <w:rPr>
                <w:rFonts w:ascii="David" w:hAnsi="David" w:cs="David" w:hint="eastAsia"/>
                <w:rtl/>
              </w:rPr>
            </w:rPrChange>
          </w:rPr>
          <w:t>או</w:t>
        </w:r>
        <w:r w:rsidRPr="00E42825">
          <w:rPr>
            <w:rFonts w:ascii="David" w:hAnsi="David" w:cs="David"/>
            <w:rtl/>
            <w:rPrChange w:id="1584" w:author="עילי פרידמן" w:date="2019-12-08T18:44:00Z">
              <w:rPr>
                <w:rFonts w:ascii="David" w:hAnsi="David" w:cs="David"/>
                <w:rtl/>
              </w:rPr>
            </w:rPrChange>
          </w:rPr>
          <w:t xml:space="preserve"> </w:t>
        </w:r>
        <w:r w:rsidRPr="00E42825">
          <w:rPr>
            <w:rFonts w:ascii="David" w:hAnsi="David" w:cs="David" w:hint="eastAsia"/>
            <w:rtl/>
            <w:rPrChange w:id="1585" w:author="עילי פרידמן" w:date="2019-12-08T18:44:00Z">
              <w:rPr>
                <w:rFonts w:ascii="David" w:hAnsi="David" w:cs="David" w:hint="eastAsia"/>
                <w:rtl/>
              </w:rPr>
            </w:rPrChange>
          </w:rPr>
          <w:t>בממשק</w:t>
        </w:r>
        <w:r w:rsidRPr="00E42825">
          <w:rPr>
            <w:rFonts w:ascii="David" w:hAnsi="David" w:cs="David"/>
            <w:rtl/>
            <w:rPrChange w:id="1586" w:author="עילי פרידמן" w:date="2019-12-08T18:44:00Z">
              <w:rPr>
                <w:rFonts w:ascii="David" w:hAnsi="David" w:cs="David"/>
                <w:rtl/>
              </w:rPr>
            </w:rPrChange>
          </w:rPr>
          <w:t xml:space="preserve"> </w:t>
        </w:r>
        <w:r w:rsidRPr="00E42825">
          <w:rPr>
            <w:rFonts w:ascii="David" w:hAnsi="David" w:cs="David" w:hint="eastAsia"/>
            <w:rtl/>
            <w:rPrChange w:id="1587" w:author="עילי פרידמן" w:date="2019-12-08T18:44:00Z">
              <w:rPr>
                <w:rFonts w:ascii="David" w:hAnsi="David" w:cs="David" w:hint="eastAsia"/>
                <w:rtl/>
              </w:rPr>
            </w:rPrChange>
          </w:rPr>
          <w:t>טקסטואלי</w:t>
        </w:r>
        <w:r w:rsidRPr="00E42825">
          <w:rPr>
            <w:rFonts w:ascii="David" w:hAnsi="David" w:cs="David"/>
            <w:rtl/>
            <w:rPrChange w:id="1588" w:author="עילי פרידמן" w:date="2019-12-08T18:44:00Z">
              <w:rPr>
                <w:rFonts w:ascii="David" w:hAnsi="David" w:cs="David"/>
                <w:rtl/>
              </w:rPr>
            </w:rPrChange>
          </w:rPr>
          <w:t xml:space="preserve">, </w:t>
        </w:r>
        <w:r w:rsidRPr="00E42825">
          <w:rPr>
            <w:rFonts w:ascii="David" w:hAnsi="David" w:cs="David" w:hint="eastAsia"/>
            <w:rtl/>
            <w:rPrChange w:id="1589" w:author="עילי פרידמן" w:date="2019-12-08T18:44:00Z">
              <w:rPr>
                <w:rFonts w:ascii="David" w:hAnsi="David" w:cs="David" w:hint="eastAsia"/>
                <w:rtl/>
              </w:rPr>
            </w:rPrChange>
          </w:rPr>
          <w:t>המייצג</w:t>
        </w:r>
        <w:r w:rsidRPr="00E42825">
          <w:rPr>
            <w:rFonts w:ascii="David" w:hAnsi="David" w:cs="David"/>
            <w:rtl/>
            <w:rPrChange w:id="1590" w:author="עילי פרידמן" w:date="2019-12-08T18:44:00Z">
              <w:rPr>
                <w:rFonts w:ascii="David" w:hAnsi="David" w:cs="David"/>
                <w:rtl/>
              </w:rPr>
            </w:rPrChange>
          </w:rPr>
          <w:t xml:space="preserve"> </w:t>
        </w:r>
        <w:r w:rsidRPr="00E42825">
          <w:rPr>
            <w:rFonts w:ascii="David" w:hAnsi="David" w:cs="David" w:hint="eastAsia"/>
            <w:rtl/>
            <w:rPrChange w:id="1591" w:author="עילי פרידמן" w:date="2019-12-08T18:44:00Z">
              <w:rPr>
                <w:rFonts w:ascii="David" w:hAnsi="David" w:cs="David" w:hint="eastAsia"/>
                <w:rtl/>
              </w:rPr>
            </w:rPrChange>
          </w:rPr>
          <w:t>את</w:t>
        </w:r>
        <w:r w:rsidRPr="00E42825">
          <w:rPr>
            <w:rFonts w:ascii="David" w:hAnsi="David" w:cs="David"/>
            <w:rtl/>
            <w:rPrChange w:id="1592" w:author="עילי פרידמן" w:date="2019-12-08T18:44:00Z">
              <w:rPr>
                <w:rFonts w:ascii="David" w:hAnsi="David" w:cs="David"/>
                <w:rtl/>
              </w:rPr>
            </w:rPrChange>
          </w:rPr>
          <w:t xml:space="preserve"> </w:t>
        </w:r>
        <w:r w:rsidRPr="00E42825">
          <w:rPr>
            <w:rFonts w:ascii="David" w:hAnsi="David" w:cs="David" w:hint="eastAsia"/>
            <w:rtl/>
            <w:rPrChange w:id="1593" w:author="עילי פרידמן" w:date="2019-12-08T18:44:00Z">
              <w:rPr>
                <w:rFonts w:ascii="David" w:hAnsi="David" w:cs="David" w:hint="eastAsia"/>
                <w:rtl/>
              </w:rPr>
            </w:rPrChange>
          </w:rPr>
          <w:t>המפה</w:t>
        </w:r>
        <w:r w:rsidRPr="00E42825">
          <w:rPr>
            <w:rFonts w:ascii="David" w:hAnsi="David" w:cs="David"/>
            <w:rtl/>
            <w:rPrChange w:id="1594" w:author="עילי פרידמן" w:date="2019-12-08T18:44:00Z">
              <w:rPr>
                <w:rFonts w:ascii="David" w:hAnsi="David" w:cs="David"/>
                <w:rtl/>
              </w:rPr>
            </w:rPrChange>
          </w:rPr>
          <w:t>.</w:t>
        </w:r>
      </w:ins>
    </w:p>
    <w:p w14:paraId="3935F442" w14:textId="77777777" w:rsidR="00E42825" w:rsidRPr="00E42825" w:rsidRDefault="00E42825" w:rsidP="00E42825">
      <w:pPr>
        <w:pStyle w:val="ListParagraph"/>
        <w:numPr>
          <w:ilvl w:val="2"/>
          <w:numId w:val="4"/>
        </w:numPr>
        <w:bidi/>
        <w:ind w:left="1800"/>
        <w:rPr>
          <w:ins w:id="1595" w:author="עילי פרידמן" w:date="2019-12-08T18:44:00Z"/>
          <w:rFonts w:ascii="David" w:hAnsi="David" w:cs="David"/>
          <w:rPrChange w:id="1596" w:author="עילי פרידמן" w:date="2019-12-08T18:44:00Z">
            <w:rPr>
              <w:ins w:id="1597" w:author="עילי פרידמן" w:date="2019-12-08T18:44:00Z"/>
              <w:rFonts w:ascii="David" w:hAnsi="David" w:cs="David"/>
            </w:rPr>
          </w:rPrChange>
        </w:rPr>
      </w:pPr>
      <w:ins w:id="1598" w:author="עילי פרידמן" w:date="2019-12-08T18:44:00Z">
        <w:r w:rsidRPr="00E42825">
          <w:rPr>
            <w:rFonts w:ascii="David" w:hAnsi="David" w:cs="David" w:hint="eastAsia"/>
            <w:rtl/>
            <w:rPrChange w:id="1599" w:author="עילי פרידמן" w:date="2019-12-08T18:44:00Z">
              <w:rPr>
                <w:rFonts w:ascii="David" w:hAnsi="David" w:cs="David" w:hint="eastAsia"/>
                <w:rtl/>
              </w:rPr>
            </w:rPrChange>
          </w:rPr>
          <w:t>ניתן</w:t>
        </w:r>
        <w:r w:rsidRPr="00E42825">
          <w:rPr>
            <w:rFonts w:ascii="David" w:hAnsi="David" w:cs="David"/>
            <w:rtl/>
            <w:rPrChange w:id="1600" w:author="עילי פרידמן" w:date="2019-12-08T18:44:00Z">
              <w:rPr>
                <w:rFonts w:ascii="David" w:hAnsi="David" w:cs="David"/>
                <w:rtl/>
              </w:rPr>
            </w:rPrChange>
          </w:rPr>
          <w:t xml:space="preserve"> יהיה לשייך אלמנט במפה למקור ידע – מסמך.</w:t>
        </w:r>
      </w:ins>
    </w:p>
    <w:p w14:paraId="65E86CE7" w14:textId="77777777" w:rsidR="00E42825" w:rsidRDefault="00E42825" w:rsidP="00E42825">
      <w:pPr>
        <w:pStyle w:val="ListParagraph"/>
        <w:numPr>
          <w:ilvl w:val="1"/>
          <w:numId w:val="4"/>
        </w:numPr>
        <w:bidi/>
        <w:ind w:left="1080"/>
        <w:rPr>
          <w:ins w:id="1601" w:author="עילי פרידמן" w:date="2019-12-08T18:44:00Z"/>
          <w:rFonts w:ascii="David" w:hAnsi="David" w:cs="David"/>
        </w:rPr>
      </w:pPr>
      <w:ins w:id="1602" w:author="עילי פרידמן" w:date="2019-12-08T18:44:00Z">
        <w:r>
          <w:rPr>
            <w:rFonts w:ascii="David" w:hAnsi="David" w:cs="David" w:hint="cs"/>
            <w:rtl/>
          </w:rPr>
          <w:t>ניהול קבוצות:</w:t>
        </w:r>
      </w:ins>
    </w:p>
    <w:p w14:paraId="20A6CD76" w14:textId="77777777" w:rsidR="00E42825" w:rsidRDefault="00E42825" w:rsidP="00E42825">
      <w:pPr>
        <w:pStyle w:val="ListParagraph"/>
        <w:numPr>
          <w:ilvl w:val="2"/>
          <w:numId w:val="4"/>
        </w:numPr>
        <w:bidi/>
        <w:ind w:left="1800"/>
        <w:rPr>
          <w:ins w:id="1603" w:author="עילי פרידמן" w:date="2019-12-08T18:44:00Z"/>
          <w:rFonts w:ascii="David" w:hAnsi="David" w:cs="David"/>
        </w:rPr>
      </w:pPr>
      <w:ins w:id="1604" w:author="עילי פרידמן" w:date="2019-12-08T18:44:00Z">
        <w:r>
          <w:rPr>
            <w:rFonts w:ascii="David" w:hAnsi="David" w:cs="David" w:hint="cs"/>
            <w:rtl/>
          </w:rPr>
          <w:t>קבוצה היא אוסף של משתמשים, המשמש למתן הרשאות על מפות באופן מהיר ויעיל (לעומת מתן הרשאות באופן פרטני לכל משתמש בנפרד).</w:t>
        </w:r>
      </w:ins>
    </w:p>
    <w:p w14:paraId="3A24DECA" w14:textId="77777777" w:rsidR="00E42825" w:rsidRDefault="00E42825" w:rsidP="00E42825">
      <w:pPr>
        <w:pStyle w:val="ListParagraph"/>
        <w:numPr>
          <w:ilvl w:val="2"/>
          <w:numId w:val="4"/>
        </w:numPr>
        <w:bidi/>
        <w:ind w:left="1800"/>
        <w:rPr>
          <w:ins w:id="1605" w:author="עילי פרידמן" w:date="2019-12-08T18:44:00Z"/>
          <w:rFonts w:ascii="David" w:hAnsi="David" w:cs="David"/>
        </w:rPr>
      </w:pPr>
      <w:ins w:id="1606" w:author="עילי פרידמן" w:date="2019-12-08T18:44:00Z">
        <w:r>
          <w:rPr>
            <w:rFonts w:ascii="David" w:hAnsi="David" w:cs="David" w:hint="cs"/>
            <w:rtl/>
          </w:rPr>
          <w:t>משתמש שיוצר קבוצה מוגדר כ</w:t>
        </w:r>
        <w:r>
          <w:rPr>
            <w:rFonts w:ascii="David" w:hAnsi="David" w:cs="David"/>
          </w:rPr>
          <w:t>Owner</w:t>
        </w:r>
        <w:r>
          <w:rPr>
            <w:rFonts w:ascii="David" w:hAnsi="David" w:cs="David" w:hint="cs"/>
            <w:rtl/>
          </w:rPr>
          <w:t xml:space="preserve"> שלה.</w:t>
        </w:r>
      </w:ins>
    </w:p>
    <w:p w14:paraId="3383CAB1" w14:textId="77777777" w:rsidR="00E42825" w:rsidRDefault="00E42825" w:rsidP="00E42825">
      <w:pPr>
        <w:pStyle w:val="ListParagraph"/>
        <w:numPr>
          <w:ilvl w:val="2"/>
          <w:numId w:val="4"/>
        </w:numPr>
        <w:bidi/>
        <w:ind w:left="1800"/>
        <w:rPr>
          <w:ins w:id="1607" w:author="עילי פרידמן" w:date="2019-12-08T18:44:00Z"/>
          <w:rFonts w:ascii="David" w:hAnsi="David" w:cs="David"/>
        </w:rPr>
      </w:pPr>
      <w:ins w:id="1608" w:author="עילי פרידמן" w:date="2019-12-08T18:44:00Z">
        <w:r>
          <w:rPr>
            <w:rFonts w:ascii="David" w:hAnsi="David" w:cs="David"/>
          </w:rPr>
          <w:t>Owner</w:t>
        </w:r>
        <w:r>
          <w:rPr>
            <w:rFonts w:ascii="David" w:hAnsi="David" w:cs="David" w:hint="cs"/>
            <w:rtl/>
          </w:rPr>
          <w:t xml:space="preserve"> יכול להוסיף משתמשים לקבוצה, שיקבלו הרשאות </w:t>
        </w:r>
        <w:r>
          <w:rPr>
            <w:rFonts w:ascii="David" w:hAnsi="David" w:cs="David"/>
          </w:rPr>
          <w:t>manager</w:t>
        </w:r>
        <w:r>
          <w:rPr>
            <w:rFonts w:ascii="David" w:hAnsi="David" w:cs="David" w:hint="cs"/>
            <w:rtl/>
          </w:rPr>
          <w:t xml:space="preserve"> או </w:t>
        </w:r>
        <w:r>
          <w:rPr>
            <w:rFonts w:ascii="David" w:hAnsi="David" w:cs="David"/>
          </w:rPr>
          <w:t>member</w:t>
        </w:r>
        <w:r>
          <w:rPr>
            <w:rFonts w:ascii="David" w:hAnsi="David" w:cs="David" w:hint="cs"/>
            <w:rtl/>
          </w:rPr>
          <w:t>.</w:t>
        </w:r>
      </w:ins>
    </w:p>
    <w:p w14:paraId="6203C3F0" w14:textId="77777777" w:rsidR="00E42825" w:rsidRDefault="00E42825" w:rsidP="00E42825">
      <w:pPr>
        <w:pStyle w:val="ListParagraph"/>
        <w:numPr>
          <w:ilvl w:val="2"/>
          <w:numId w:val="4"/>
        </w:numPr>
        <w:bidi/>
        <w:ind w:left="1800"/>
        <w:rPr>
          <w:ins w:id="1609" w:author="עילי פרידמן" w:date="2019-12-08T18:44:00Z"/>
          <w:rFonts w:ascii="David" w:hAnsi="David" w:cs="David"/>
        </w:rPr>
      </w:pPr>
      <w:ins w:id="1610" w:author="עילי פרידמן" w:date="2019-12-08T18:44:00Z">
        <w:r>
          <w:rPr>
            <w:rFonts w:ascii="David" w:hAnsi="David" w:cs="David" w:hint="cs"/>
            <w:rtl/>
          </w:rPr>
          <w:t xml:space="preserve">משתמש </w:t>
        </w:r>
        <w:r>
          <w:rPr>
            <w:rFonts w:ascii="David" w:hAnsi="David" w:cs="David"/>
          </w:rPr>
          <w:t>manager</w:t>
        </w:r>
        <w:r>
          <w:rPr>
            <w:rFonts w:ascii="David" w:hAnsi="David" w:cs="David" w:hint="cs"/>
            <w:rtl/>
          </w:rPr>
          <w:t xml:space="preserve"> יכול להוסיף </w:t>
        </w:r>
        <w:r>
          <w:rPr>
            <w:rFonts w:ascii="David" w:hAnsi="David" w:cs="David"/>
          </w:rPr>
          <w:t>memebers</w:t>
        </w:r>
        <w:r>
          <w:rPr>
            <w:rFonts w:ascii="David" w:hAnsi="David" w:cs="David" w:hint="cs"/>
            <w:rtl/>
          </w:rPr>
          <w:t xml:space="preserve"> או </w:t>
        </w:r>
        <w:r>
          <w:rPr>
            <w:rFonts w:ascii="David" w:hAnsi="David" w:cs="David"/>
          </w:rPr>
          <w:t>managers</w:t>
        </w:r>
        <w:r>
          <w:rPr>
            <w:rFonts w:ascii="David" w:hAnsi="David" w:cs="David" w:hint="cs"/>
            <w:rtl/>
          </w:rPr>
          <w:t xml:space="preserve"> לקבוצה.</w:t>
        </w:r>
      </w:ins>
    </w:p>
    <w:p w14:paraId="4580ADA5" w14:textId="77777777" w:rsidR="00E42825" w:rsidRDefault="00E42825" w:rsidP="00E42825">
      <w:pPr>
        <w:pStyle w:val="ListParagraph"/>
        <w:numPr>
          <w:ilvl w:val="1"/>
          <w:numId w:val="4"/>
        </w:numPr>
        <w:bidi/>
        <w:ind w:left="1080"/>
        <w:rPr>
          <w:ins w:id="1611" w:author="עילי פרידמן" w:date="2019-12-08T18:44:00Z"/>
          <w:rFonts w:ascii="David" w:hAnsi="David" w:cs="David"/>
        </w:rPr>
      </w:pPr>
      <w:ins w:id="1612" w:author="עילי פרידמן" w:date="2019-12-08T18:44:00Z">
        <w:r>
          <w:rPr>
            <w:rFonts w:ascii="David" w:hAnsi="David" w:cs="David" w:hint="cs"/>
            <w:rtl/>
          </w:rPr>
          <w:t>ניהול תיקיות:</w:t>
        </w:r>
      </w:ins>
    </w:p>
    <w:p w14:paraId="74927C83" w14:textId="77777777" w:rsidR="00E42825" w:rsidRDefault="00E42825" w:rsidP="00E42825">
      <w:pPr>
        <w:pStyle w:val="ListParagraph"/>
        <w:numPr>
          <w:ilvl w:val="2"/>
          <w:numId w:val="4"/>
        </w:numPr>
        <w:bidi/>
        <w:ind w:left="1800"/>
        <w:rPr>
          <w:ins w:id="1613" w:author="עילי פרידמן" w:date="2019-12-08T18:44:00Z"/>
          <w:rFonts w:ascii="David" w:hAnsi="David" w:cs="David"/>
        </w:rPr>
      </w:pPr>
      <w:ins w:id="1614" w:author="עילי פרידמן" w:date="2019-12-08T18:44:00Z">
        <w:r>
          <w:rPr>
            <w:rFonts w:ascii="David" w:hAnsi="David" w:cs="David" w:hint="cs"/>
            <w:rtl/>
          </w:rPr>
          <w:t>תיקייה היא אוסף של מפות ותיקיות, אשר משתמש יוצר עבור עצמו בכדי לתת הרשאות למשתמשים או קבוצות באופן יעיל (מתן הרשאות על מספר מפות בפעולה אחת).</w:t>
        </w:r>
      </w:ins>
    </w:p>
    <w:p w14:paraId="32BFAB2C" w14:textId="77777777" w:rsidR="00E42825" w:rsidRPr="00585060" w:rsidRDefault="00E42825" w:rsidP="00E42825">
      <w:pPr>
        <w:pStyle w:val="ListParagraph"/>
        <w:numPr>
          <w:ilvl w:val="2"/>
          <w:numId w:val="4"/>
        </w:numPr>
        <w:bidi/>
        <w:ind w:left="1800"/>
        <w:rPr>
          <w:ins w:id="1615" w:author="עילי פרידמן" w:date="2019-12-08T18:44:00Z"/>
          <w:rFonts w:ascii="David" w:hAnsi="David" w:cs="David"/>
        </w:rPr>
      </w:pPr>
    </w:p>
    <w:p w14:paraId="7E167AF1" w14:textId="77777777" w:rsidR="00E42825" w:rsidRPr="00585060" w:rsidRDefault="00E42825" w:rsidP="00E42825">
      <w:pPr>
        <w:pStyle w:val="ListParagraph"/>
        <w:numPr>
          <w:ilvl w:val="1"/>
          <w:numId w:val="4"/>
        </w:numPr>
        <w:bidi/>
        <w:ind w:left="1080"/>
        <w:rPr>
          <w:ins w:id="1616" w:author="עילי פרידמן" w:date="2019-12-08T18:44:00Z"/>
          <w:rFonts w:ascii="David" w:hAnsi="David" w:cs="David"/>
        </w:rPr>
      </w:pPr>
      <w:ins w:id="1617" w:author="עילי פרידמן" w:date="2019-12-08T18:44:00Z">
        <w:r w:rsidRPr="00585060">
          <w:rPr>
            <w:rFonts w:ascii="David" w:hAnsi="David" w:cs="David" w:hint="eastAsia"/>
            <w:rtl/>
          </w:rPr>
          <w:t>ניהול</w:t>
        </w:r>
        <w:r w:rsidRPr="00585060">
          <w:rPr>
            <w:rFonts w:ascii="David" w:hAnsi="David" w:cs="David"/>
            <w:rtl/>
          </w:rPr>
          <w:t xml:space="preserve"> </w:t>
        </w:r>
        <w:r w:rsidRPr="00585060">
          <w:rPr>
            <w:rFonts w:ascii="David" w:hAnsi="David" w:cs="David" w:hint="eastAsia"/>
            <w:rtl/>
          </w:rPr>
          <w:t>המודל</w:t>
        </w:r>
        <w:r w:rsidRPr="00585060">
          <w:rPr>
            <w:rFonts w:ascii="David" w:hAnsi="David" w:cs="David"/>
            <w:rtl/>
          </w:rPr>
          <w:t>:</w:t>
        </w:r>
      </w:ins>
    </w:p>
    <w:p w14:paraId="3F776616" w14:textId="77777777" w:rsidR="00E42825" w:rsidRDefault="00E42825" w:rsidP="00E42825">
      <w:pPr>
        <w:pStyle w:val="ListParagraph"/>
        <w:numPr>
          <w:ilvl w:val="2"/>
          <w:numId w:val="4"/>
        </w:numPr>
        <w:bidi/>
        <w:ind w:left="1800"/>
        <w:rPr>
          <w:ins w:id="1618" w:author="עילי פרידמן" w:date="2019-12-08T18:44:00Z"/>
          <w:rFonts w:ascii="David" w:hAnsi="David" w:cs="David"/>
        </w:rPr>
      </w:pPr>
      <w:ins w:id="1619" w:author="עילי פרידמן" w:date="2019-12-08T18:44:00Z">
        <w:r w:rsidRPr="00585060">
          <w:rPr>
            <w:rFonts w:ascii="David" w:hAnsi="David" w:cs="David" w:hint="eastAsia"/>
            <w:rtl/>
          </w:rPr>
          <w:lastRenderedPageBreak/>
          <w:t>ניתן</w:t>
        </w:r>
        <w:r w:rsidRPr="00585060">
          <w:rPr>
            <w:rFonts w:ascii="David" w:hAnsi="David" w:cs="David"/>
            <w:rtl/>
          </w:rPr>
          <w:t xml:space="preserve"> יהיה לערוך את המודל </w:t>
        </w:r>
        <w:r w:rsidRPr="00585060">
          <w:rPr>
            <w:rFonts w:ascii="David" w:hAnsi="David" w:cs="David" w:hint="eastAsia"/>
            <w:rtl/>
          </w:rPr>
          <w:t>המגדיר</w:t>
        </w:r>
        <w:r w:rsidRPr="00585060">
          <w:rPr>
            <w:rFonts w:ascii="David" w:hAnsi="David" w:cs="David"/>
            <w:rtl/>
          </w:rPr>
          <w:t xml:space="preserve"> </w:t>
        </w:r>
        <w:r w:rsidRPr="00585060">
          <w:rPr>
            <w:rFonts w:ascii="David" w:hAnsi="David" w:cs="David" w:hint="eastAsia"/>
            <w:rtl/>
          </w:rPr>
          <w:t>את</w:t>
        </w:r>
        <w:r w:rsidRPr="00585060">
          <w:rPr>
            <w:rFonts w:ascii="David" w:hAnsi="David" w:cs="David"/>
            <w:rtl/>
          </w:rPr>
          <w:t xml:space="preserve"> </w:t>
        </w:r>
        <w:r w:rsidRPr="00585060">
          <w:rPr>
            <w:rFonts w:ascii="David" w:hAnsi="David" w:cs="David" w:hint="eastAsia"/>
            <w:rtl/>
          </w:rPr>
          <w:t>מבנה</w:t>
        </w:r>
        <w:r w:rsidRPr="00585060">
          <w:rPr>
            <w:rFonts w:ascii="David" w:hAnsi="David" w:cs="David"/>
            <w:rtl/>
          </w:rPr>
          <w:t xml:space="preserve"> </w:t>
        </w:r>
        <w:r w:rsidRPr="00585060">
          <w:rPr>
            <w:rFonts w:ascii="David" w:hAnsi="David" w:cs="David" w:hint="eastAsia"/>
            <w:rtl/>
          </w:rPr>
          <w:t>המפה</w:t>
        </w:r>
        <w:r w:rsidRPr="00585060">
          <w:rPr>
            <w:rFonts w:ascii="David" w:hAnsi="David" w:cs="David"/>
            <w:rtl/>
          </w:rPr>
          <w:t xml:space="preserve">, ע"י הכנסת </w:t>
        </w:r>
        <w:r w:rsidRPr="00585060">
          <w:rPr>
            <w:rFonts w:ascii="David" w:hAnsi="David" w:cs="David"/>
          </w:rPr>
          <w:t>link</w:t>
        </w:r>
        <w:r w:rsidRPr="00585060">
          <w:rPr>
            <w:rFonts w:ascii="David" w:hAnsi="David" w:cs="David"/>
            <w:rtl/>
          </w:rPr>
          <w:t xml:space="preserve"> חדש או הכנסת </w:t>
        </w:r>
        <w:r w:rsidRPr="00585060">
          <w:rPr>
            <w:rFonts w:ascii="David" w:hAnsi="David" w:cs="David"/>
          </w:rPr>
          <w:t>Entity</w:t>
        </w:r>
        <w:r w:rsidRPr="00585060">
          <w:rPr>
            <w:rFonts w:ascii="David" w:hAnsi="David" w:cs="David"/>
            <w:rtl/>
          </w:rPr>
          <w:t xml:space="preserve"> חדשה.</w:t>
        </w:r>
      </w:ins>
    </w:p>
    <w:p w14:paraId="6294419E" w14:textId="77777777" w:rsidR="00E42825" w:rsidRPr="00585060" w:rsidRDefault="00E42825" w:rsidP="00E42825">
      <w:pPr>
        <w:bidi/>
        <w:rPr>
          <w:ins w:id="1620" w:author="עילי פרידמן" w:date="2019-12-08T18:44:00Z"/>
          <w:rFonts w:ascii="David" w:hAnsi="David" w:cs="David"/>
          <w:rtl/>
        </w:rPr>
      </w:pPr>
    </w:p>
    <w:p w14:paraId="6CA62C41" w14:textId="77777777" w:rsidR="00E42825" w:rsidRPr="00585060" w:rsidRDefault="00E42825" w:rsidP="00E42825">
      <w:pPr>
        <w:pStyle w:val="ListParagraph"/>
        <w:numPr>
          <w:ilvl w:val="0"/>
          <w:numId w:val="4"/>
        </w:numPr>
        <w:bidi/>
        <w:ind w:left="360"/>
        <w:rPr>
          <w:ins w:id="1621" w:author="עילי פרידמן" w:date="2019-12-08T18:44:00Z"/>
          <w:rFonts w:ascii="David" w:hAnsi="David" w:cs="David"/>
          <w:b/>
          <w:bCs/>
        </w:rPr>
      </w:pPr>
      <w:ins w:id="1622" w:author="עילי פרידמן" w:date="2019-12-08T18:44:00Z">
        <w:r>
          <w:rPr>
            <w:rFonts w:ascii="David" w:hAnsi="David" w:cs="David" w:hint="cs"/>
            <w:rtl/>
          </w:rPr>
          <w:t>חלוקת פונקציונאליות לחברי צוות:</w:t>
        </w:r>
      </w:ins>
    </w:p>
    <w:p w14:paraId="3DFC9BFF" w14:textId="77777777" w:rsidR="00E42825" w:rsidRDefault="00E42825" w:rsidP="00E42825">
      <w:pPr>
        <w:pStyle w:val="ListParagraph"/>
        <w:numPr>
          <w:ilvl w:val="1"/>
          <w:numId w:val="4"/>
        </w:numPr>
        <w:bidi/>
        <w:ind w:left="1080"/>
        <w:rPr>
          <w:ins w:id="1623" w:author="עילי פרידמן" w:date="2019-12-08T18:44:00Z"/>
          <w:rFonts w:ascii="David" w:hAnsi="David" w:cs="David"/>
        </w:rPr>
      </w:pPr>
      <w:ins w:id="1624" w:author="עילי פרידמן" w:date="2019-12-08T18:44:00Z">
        <w:r>
          <w:rPr>
            <w:rFonts w:ascii="David" w:hAnsi="David" w:cs="David" w:hint="cs"/>
            <w:rtl/>
          </w:rPr>
          <w:t xml:space="preserve">ניהול משתמשים + עריכת מפות (סעיף </w:t>
        </w:r>
        <w:r>
          <w:rPr>
            <w:rFonts w:ascii="David" w:hAnsi="David" w:cs="David"/>
          </w:rPr>
          <w:t>b</w:t>
        </w:r>
        <w:r>
          <w:rPr>
            <w:rFonts w:ascii="David" w:hAnsi="David" w:cs="David" w:hint="cs"/>
            <w:rtl/>
          </w:rPr>
          <w:t xml:space="preserve">, תת-סעיפים </w:t>
        </w:r>
        <w:r>
          <w:rPr>
            <w:rFonts w:ascii="David" w:hAnsi="David" w:cs="David"/>
          </w:rPr>
          <w:t>v</w:t>
        </w:r>
        <w:r>
          <w:rPr>
            <w:rFonts w:ascii="David" w:hAnsi="David" w:cs="David" w:hint="cs"/>
            <w:rtl/>
          </w:rPr>
          <w:t xml:space="preserve"> ו-</w:t>
        </w:r>
        <w:r>
          <w:rPr>
            <w:rFonts w:ascii="David" w:hAnsi="David" w:cs="David"/>
          </w:rPr>
          <w:t>vi</w:t>
        </w:r>
        <w:r>
          <w:rPr>
            <w:rFonts w:ascii="David" w:hAnsi="David" w:cs="David" w:hint="cs"/>
            <w:rtl/>
          </w:rPr>
          <w:t xml:space="preserve">) </w:t>
        </w:r>
        <w:r>
          <w:rPr>
            <w:rFonts w:ascii="David" w:hAnsi="David" w:cs="David"/>
            <w:rtl/>
          </w:rPr>
          <w:t>–</w:t>
        </w:r>
        <w:r>
          <w:rPr>
            <w:rFonts w:ascii="David" w:hAnsi="David" w:cs="David" w:hint="cs"/>
            <w:rtl/>
          </w:rPr>
          <w:t xml:space="preserve"> עילי.</w:t>
        </w:r>
      </w:ins>
    </w:p>
    <w:p w14:paraId="1EF94C26" w14:textId="77777777" w:rsidR="00E42825" w:rsidRDefault="00E42825" w:rsidP="00E42825">
      <w:pPr>
        <w:pStyle w:val="ListParagraph"/>
        <w:numPr>
          <w:ilvl w:val="1"/>
          <w:numId w:val="4"/>
        </w:numPr>
        <w:bidi/>
        <w:ind w:left="1080"/>
        <w:rPr>
          <w:ins w:id="1625" w:author="עילי פרידמן" w:date="2019-12-08T18:44:00Z"/>
          <w:rFonts w:ascii="David" w:hAnsi="David" w:cs="David"/>
        </w:rPr>
      </w:pPr>
      <w:ins w:id="1626" w:author="עילי פרידמן" w:date="2019-12-08T18:44:00Z">
        <w:r>
          <w:rPr>
            <w:rFonts w:ascii="David" w:hAnsi="David" w:cs="David" w:hint="cs"/>
            <w:rtl/>
          </w:rPr>
          <w:t xml:space="preserve">ניהול מפות וניהול קבוצות </w:t>
        </w:r>
        <w:r>
          <w:rPr>
            <w:rFonts w:ascii="David" w:hAnsi="David" w:cs="David"/>
            <w:rtl/>
          </w:rPr>
          <w:t>–</w:t>
        </w:r>
        <w:r>
          <w:rPr>
            <w:rFonts w:ascii="David" w:hAnsi="David" w:cs="David" w:hint="cs"/>
            <w:rtl/>
          </w:rPr>
          <w:t xml:space="preserve"> סער.</w:t>
        </w:r>
      </w:ins>
    </w:p>
    <w:p w14:paraId="5CEAFE5B" w14:textId="77777777" w:rsidR="00E42825" w:rsidRDefault="00E42825" w:rsidP="00E42825">
      <w:pPr>
        <w:pStyle w:val="ListParagraph"/>
        <w:numPr>
          <w:ilvl w:val="1"/>
          <w:numId w:val="4"/>
        </w:numPr>
        <w:bidi/>
        <w:ind w:left="1080"/>
        <w:rPr>
          <w:ins w:id="1627" w:author="עילי פרידמן" w:date="2019-12-08T18:44:00Z"/>
          <w:rFonts w:ascii="David" w:hAnsi="David" w:cs="David"/>
        </w:rPr>
      </w:pPr>
      <w:ins w:id="1628" w:author="עילי פרידמן" w:date="2019-12-08T18:44:00Z">
        <w:r>
          <w:rPr>
            <w:rFonts w:ascii="David" w:hAnsi="David" w:cs="David" w:hint="cs"/>
            <w:rtl/>
          </w:rPr>
          <w:t xml:space="preserve">ניהול תיקיות וניהול המודל </w:t>
        </w:r>
        <w:r>
          <w:rPr>
            <w:rFonts w:ascii="David" w:hAnsi="David" w:cs="David"/>
            <w:rtl/>
          </w:rPr>
          <w:t>–</w:t>
        </w:r>
        <w:r>
          <w:rPr>
            <w:rFonts w:ascii="David" w:hAnsi="David" w:cs="David" w:hint="cs"/>
            <w:rtl/>
          </w:rPr>
          <w:t>אורן.</w:t>
        </w:r>
      </w:ins>
    </w:p>
    <w:p w14:paraId="3E2CDDDF" w14:textId="77777777" w:rsidR="00E42825" w:rsidRDefault="00E42825" w:rsidP="00E42825">
      <w:pPr>
        <w:pStyle w:val="ListParagraph"/>
        <w:numPr>
          <w:ilvl w:val="0"/>
          <w:numId w:val="4"/>
        </w:numPr>
        <w:bidi/>
        <w:ind w:left="360"/>
        <w:rPr>
          <w:ins w:id="1629" w:author="עילי פרידמן" w:date="2019-12-08T18:44:00Z"/>
          <w:rFonts w:ascii="David" w:hAnsi="David" w:cs="David"/>
        </w:rPr>
      </w:pPr>
      <w:ins w:id="1630" w:author="עילי פרידמן" w:date="2019-12-08T18:44:00Z">
        <w:r>
          <w:rPr>
            <w:rFonts w:ascii="David" w:hAnsi="David" w:cs="David" w:hint="cs"/>
            <w:rtl/>
          </w:rPr>
          <w:t>דרישות לא פונקציונליות:</w:t>
        </w:r>
      </w:ins>
    </w:p>
    <w:p w14:paraId="5A4894AB" w14:textId="77777777" w:rsidR="00E42825" w:rsidRDefault="00E42825" w:rsidP="00E42825">
      <w:pPr>
        <w:pStyle w:val="ListParagraph"/>
        <w:numPr>
          <w:ilvl w:val="1"/>
          <w:numId w:val="4"/>
        </w:numPr>
        <w:bidi/>
        <w:ind w:left="1080"/>
        <w:rPr>
          <w:ins w:id="1631" w:author="עילי פרידמן" w:date="2019-12-08T18:44:00Z"/>
          <w:rFonts w:ascii="David" w:hAnsi="David" w:cs="David"/>
        </w:rPr>
      </w:pPr>
      <w:ins w:id="1632" w:author="עילי פרידמן" w:date="2019-12-08T18:44:00Z">
        <w:r>
          <w:rPr>
            <w:rFonts w:ascii="David" w:hAnsi="David" w:cs="David" w:hint="cs"/>
            <w:rtl/>
          </w:rPr>
          <w:t>המערכת תעבוד על כל מערכת הפעלה, ללא צורך בהתקנה.</w:t>
        </w:r>
      </w:ins>
    </w:p>
    <w:p w14:paraId="2D7C4A1A" w14:textId="77777777" w:rsidR="00E42825" w:rsidRDefault="00E42825" w:rsidP="00E42825">
      <w:pPr>
        <w:pStyle w:val="ListParagraph"/>
        <w:numPr>
          <w:ilvl w:val="1"/>
          <w:numId w:val="4"/>
        </w:numPr>
        <w:bidi/>
        <w:ind w:left="1080"/>
        <w:rPr>
          <w:ins w:id="1633" w:author="עילי פרידמן" w:date="2019-12-08T18:44:00Z"/>
          <w:rFonts w:ascii="David" w:hAnsi="David" w:cs="David"/>
        </w:rPr>
      </w:pPr>
      <w:ins w:id="1634" w:author="עילי פרידמן" w:date="2019-12-08T18:44:00Z">
        <w:r>
          <w:rPr>
            <w:rFonts w:ascii="David" w:hAnsi="David" w:cs="David" w:hint="cs"/>
            <w:rtl/>
          </w:rPr>
          <w:t xml:space="preserve">המערכת תתממשק לשני אלגוריתמים קיימים </w:t>
        </w:r>
        <w:r>
          <w:rPr>
            <w:rFonts w:ascii="David" w:hAnsi="David" w:cs="David"/>
            <w:rtl/>
          </w:rPr>
          <w:t>–</w:t>
        </w:r>
        <w:r>
          <w:rPr>
            <w:rFonts w:ascii="David" w:hAnsi="David" w:cs="David" w:hint="cs"/>
            <w:rtl/>
          </w:rPr>
          <w:t xml:space="preserve"> אלגוריתם לבדיקת תקינות מפה, ואלגוריתם להפשטה של מפה.</w:t>
        </w:r>
      </w:ins>
    </w:p>
    <w:p w14:paraId="14338317" w14:textId="77777777" w:rsidR="00E42825" w:rsidRDefault="00E42825" w:rsidP="00E42825">
      <w:pPr>
        <w:pStyle w:val="ListParagraph"/>
        <w:numPr>
          <w:ilvl w:val="1"/>
          <w:numId w:val="4"/>
        </w:numPr>
        <w:bidi/>
        <w:ind w:left="1080"/>
        <w:rPr>
          <w:ins w:id="1635" w:author="עילי פרידמן" w:date="2019-12-08T18:44:00Z"/>
          <w:rFonts w:ascii="David" w:hAnsi="David" w:cs="David"/>
        </w:rPr>
      </w:pPr>
      <w:ins w:id="1636" w:author="עילי פרידמן" w:date="2019-12-08T18:44:00Z">
        <w:r>
          <w:rPr>
            <w:rFonts w:ascii="David" w:hAnsi="David" w:cs="David" w:hint="cs"/>
            <w:rtl/>
          </w:rPr>
          <w:t>המערכת תתממשק לאלגוריתם לביצוע חיפוש בגרפים אשר נמצא בפיתוח.</w:t>
        </w:r>
      </w:ins>
    </w:p>
    <w:p w14:paraId="1738D350" w14:textId="77777777" w:rsidR="00E42825" w:rsidRDefault="00E42825" w:rsidP="00E42825">
      <w:pPr>
        <w:pStyle w:val="ListParagraph"/>
        <w:numPr>
          <w:ilvl w:val="0"/>
          <w:numId w:val="4"/>
        </w:numPr>
        <w:bidi/>
        <w:ind w:left="360"/>
        <w:rPr>
          <w:ins w:id="1637" w:author="עילי פרידמן" w:date="2019-12-08T18:44:00Z"/>
          <w:rFonts w:ascii="David" w:hAnsi="David" w:cs="David"/>
        </w:rPr>
      </w:pPr>
      <w:ins w:id="1638" w:author="עילי פרידמן" w:date="2019-12-08T18:44:00Z">
        <w:r>
          <w:rPr>
            <w:rFonts w:ascii="David" w:hAnsi="David" w:cs="David" w:hint="cs"/>
            <w:rtl/>
          </w:rPr>
          <w:t>תכנון ממשק:</w:t>
        </w:r>
      </w:ins>
    </w:p>
    <w:p w14:paraId="7A0F6240" w14:textId="77777777" w:rsidR="00E42825" w:rsidRDefault="00E42825" w:rsidP="00E42825">
      <w:pPr>
        <w:pStyle w:val="ListParagraph"/>
        <w:bidi/>
        <w:ind w:left="360"/>
        <w:rPr>
          <w:ins w:id="1639" w:author="עילי פרידמן" w:date="2019-12-08T18:44:00Z"/>
          <w:rFonts w:ascii="David" w:hAnsi="David" w:cs="David"/>
          <w:rtl/>
        </w:rPr>
      </w:pPr>
      <w:ins w:id="1640" w:author="עילי פרידמן" w:date="2019-12-08T18:44:00Z">
        <w:r>
          <w:rPr>
            <w:rFonts w:ascii="David" w:hAnsi="David" w:cs="David" w:hint="cs"/>
            <w:rtl/>
          </w:rPr>
          <w:t>יצירת משתמש חדש:</w:t>
        </w:r>
      </w:ins>
    </w:p>
    <w:p w14:paraId="3B392850" w14:textId="77777777" w:rsidR="00E42825" w:rsidRDefault="00E42825" w:rsidP="00E42825">
      <w:pPr>
        <w:pStyle w:val="ListParagraph"/>
        <w:bidi/>
        <w:ind w:left="360"/>
        <w:rPr>
          <w:ins w:id="1641" w:author="עילי פרידמן" w:date="2019-12-08T18:44:00Z"/>
          <w:rFonts w:ascii="David" w:hAnsi="David" w:cs="David"/>
          <w:rtl/>
        </w:rPr>
      </w:pPr>
      <w:ins w:id="1642" w:author="עילי פרידמן" w:date="2019-12-08T18:44:00Z">
        <w:r>
          <w:rPr>
            <w:rFonts w:ascii="David" w:hAnsi="David" w:cs="David"/>
            <w:noProof/>
          </w:rPr>
          <w:drawing>
            <wp:inline distT="0" distB="0" distL="0" distR="0" wp14:anchorId="488D7A89" wp14:editId="76A2C3A4">
              <wp:extent cx="6848475" cy="2886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8475" cy="2886075"/>
                      </a:xfrm>
                      <a:prstGeom prst="rect">
                        <a:avLst/>
                      </a:prstGeom>
                      <a:noFill/>
                      <a:ln>
                        <a:noFill/>
                      </a:ln>
                    </pic:spPr>
                  </pic:pic>
                </a:graphicData>
              </a:graphic>
            </wp:inline>
          </w:drawing>
        </w:r>
      </w:ins>
    </w:p>
    <w:p w14:paraId="1ACC50AB" w14:textId="77777777" w:rsidR="00E42825" w:rsidRDefault="00E42825" w:rsidP="00E42825">
      <w:pPr>
        <w:pStyle w:val="ListParagraph"/>
        <w:bidi/>
        <w:ind w:left="360"/>
        <w:rPr>
          <w:ins w:id="1643" w:author="עילי פרידמן" w:date="2019-12-08T18:44:00Z"/>
          <w:rFonts w:ascii="David" w:hAnsi="David" w:cs="David"/>
          <w:rtl/>
        </w:rPr>
      </w:pPr>
    </w:p>
    <w:p w14:paraId="2B3F6E2A" w14:textId="77777777" w:rsidR="00E42825" w:rsidRDefault="00E42825" w:rsidP="00E42825">
      <w:pPr>
        <w:pStyle w:val="ListParagraph"/>
        <w:bidi/>
        <w:ind w:left="360"/>
        <w:rPr>
          <w:ins w:id="1644" w:author="עילי פרידמן" w:date="2019-12-08T18:44:00Z"/>
          <w:rFonts w:ascii="David" w:hAnsi="David" w:cs="David"/>
          <w:rtl/>
        </w:rPr>
      </w:pPr>
      <w:ins w:id="1645" w:author="עילי פרידמן" w:date="2019-12-08T18:44:00Z">
        <w:r>
          <w:rPr>
            <w:rFonts w:ascii="David" w:hAnsi="David" w:cs="David" w:hint="cs"/>
            <w:rtl/>
          </w:rPr>
          <w:t>כניסה למערכת :</w:t>
        </w:r>
      </w:ins>
    </w:p>
    <w:p w14:paraId="3B720405" w14:textId="77777777" w:rsidR="00E42825" w:rsidRDefault="00E42825" w:rsidP="00E42825">
      <w:pPr>
        <w:pStyle w:val="ListParagraph"/>
        <w:bidi/>
        <w:ind w:left="360"/>
        <w:rPr>
          <w:ins w:id="1646" w:author="עילי פרידמן" w:date="2019-12-08T18:44:00Z"/>
          <w:rFonts w:ascii="David" w:hAnsi="David" w:cs="David"/>
          <w:rtl/>
        </w:rPr>
      </w:pPr>
      <w:ins w:id="1647" w:author="עילי פרידמן" w:date="2019-12-08T18:44:00Z">
        <w:r>
          <w:rPr>
            <w:rFonts w:ascii="David" w:hAnsi="David" w:cs="David"/>
            <w:noProof/>
          </w:rPr>
          <w:drawing>
            <wp:inline distT="0" distB="0" distL="0" distR="0" wp14:anchorId="5D385DAB" wp14:editId="566E42F6">
              <wp:extent cx="6848475" cy="2400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2400300"/>
                      </a:xfrm>
                      <a:prstGeom prst="rect">
                        <a:avLst/>
                      </a:prstGeom>
                      <a:noFill/>
                      <a:ln>
                        <a:noFill/>
                      </a:ln>
                    </pic:spPr>
                  </pic:pic>
                </a:graphicData>
              </a:graphic>
            </wp:inline>
          </w:drawing>
        </w:r>
      </w:ins>
    </w:p>
    <w:p w14:paraId="20110797" w14:textId="77777777" w:rsidR="00E42825" w:rsidRDefault="00E42825" w:rsidP="00E42825">
      <w:pPr>
        <w:pStyle w:val="ListParagraph"/>
        <w:bidi/>
        <w:ind w:left="360"/>
        <w:rPr>
          <w:ins w:id="1648" w:author="עילי פרידמן" w:date="2019-12-08T18:44:00Z"/>
          <w:rFonts w:ascii="David" w:hAnsi="David" w:cs="David"/>
          <w:rtl/>
        </w:rPr>
      </w:pPr>
    </w:p>
    <w:p w14:paraId="485CE22E" w14:textId="77777777" w:rsidR="00E42825" w:rsidRDefault="00E42825" w:rsidP="00E42825">
      <w:pPr>
        <w:pStyle w:val="ListParagraph"/>
        <w:bidi/>
        <w:ind w:left="360"/>
        <w:rPr>
          <w:ins w:id="1649" w:author="עילי פרידמן" w:date="2019-12-08T18:44:00Z"/>
          <w:rFonts w:ascii="David" w:hAnsi="David" w:cs="David"/>
        </w:rPr>
      </w:pPr>
    </w:p>
    <w:p w14:paraId="2E5DCCA3" w14:textId="77777777" w:rsidR="00E42825" w:rsidRDefault="00E42825" w:rsidP="00E42825">
      <w:pPr>
        <w:rPr>
          <w:ins w:id="1650" w:author="עילי פרידמן" w:date="2019-12-08T18:44:00Z"/>
          <w:rFonts w:ascii="David" w:hAnsi="David" w:cs="David"/>
          <w:rtl/>
        </w:rPr>
      </w:pPr>
      <w:ins w:id="1651" w:author="עילי פרידמן" w:date="2019-12-08T18:44:00Z">
        <w:r>
          <w:rPr>
            <w:rFonts w:ascii="David" w:hAnsi="David" w:cs="David"/>
            <w:rtl/>
          </w:rPr>
          <w:br w:type="page"/>
        </w:r>
      </w:ins>
    </w:p>
    <w:p w14:paraId="5F805F75" w14:textId="77777777" w:rsidR="00E42825" w:rsidRDefault="00E42825" w:rsidP="00E42825">
      <w:pPr>
        <w:bidi/>
        <w:rPr>
          <w:ins w:id="1652" w:author="עילי פרידמן" w:date="2019-12-08T18:44:00Z"/>
          <w:rFonts w:ascii="David" w:hAnsi="David" w:cs="David"/>
          <w:rtl/>
        </w:rPr>
      </w:pPr>
      <w:ins w:id="1653" w:author="עילי פרידמן" w:date="2019-12-08T18:44:00Z">
        <w:r>
          <w:rPr>
            <w:rFonts w:ascii="David" w:hAnsi="David" w:cs="David" w:hint="cs"/>
            <w:rtl/>
          </w:rPr>
          <w:lastRenderedPageBreak/>
          <w:t>יצירת מפה:</w:t>
        </w:r>
      </w:ins>
    </w:p>
    <w:p w14:paraId="5ADAE7F7" w14:textId="77777777" w:rsidR="00E42825" w:rsidRDefault="00E42825" w:rsidP="00E42825">
      <w:pPr>
        <w:bidi/>
        <w:rPr>
          <w:ins w:id="1654" w:author="עילי פרידמן" w:date="2019-12-08T18:44:00Z"/>
          <w:rFonts w:ascii="David" w:hAnsi="David" w:cs="David"/>
          <w:rtl/>
        </w:rPr>
      </w:pPr>
      <w:ins w:id="1655" w:author="עילי פרידמן" w:date="2019-12-08T18:44:00Z">
        <w:r>
          <w:rPr>
            <w:rFonts w:ascii="David" w:hAnsi="David" w:cs="David" w:hint="cs"/>
            <w:noProof/>
          </w:rPr>
          <w:drawing>
            <wp:inline distT="0" distB="0" distL="0" distR="0" wp14:anchorId="5F0BA90A" wp14:editId="5D60BE05">
              <wp:extent cx="31242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4200" cy="3124200"/>
                      </a:xfrm>
                      <a:prstGeom prst="rect">
                        <a:avLst/>
                      </a:prstGeom>
                      <a:noFill/>
                      <a:ln>
                        <a:noFill/>
                      </a:ln>
                    </pic:spPr>
                  </pic:pic>
                </a:graphicData>
              </a:graphic>
            </wp:inline>
          </w:drawing>
        </w:r>
        <w:bookmarkStart w:id="1656" w:name="_GoBack"/>
        <w:bookmarkEnd w:id="1656"/>
      </w:ins>
    </w:p>
    <w:p w14:paraId="1B01CE1E" w14:textId="77777777" w:rsidR="00E42825" w:rsidRDefault="00E42825" w:rsidP="00E42825">
      <w:pPr>
        <w:bidi/>
        <w:rPr>
          <w:ins w:id="1657" w:author="עילי פרידמן" w:date="2019-12-08T18:44:00Z"/>
          <w:rFonts w:ascii="David" w:hAnsi="David" w:cs="David"/>
          <w:rtl/>
        </w:rPr>
      </w:pPr>
    </w:p>
    <w:p w14:paraId="2F4D1124" w14:textId="77777777" w:rsidR="00E42825" w:rsidRDefault="00E42825" w:rsidP="00E42825">
      <w:pPr>
        <w:pStyle w:val="ListParagraph"/>
        <w:numPr>
          <w:ilvl w:val="0"/>
          <w:numId w:val="4"/>
        </w:numPr>
        <w:bidi/>
        <w:ind w:left="360"/>
        <w:rPr>
          <w:ins w:id="1658" w:author="עילי פרידמן" w:date="2019-12-08T18:44:00Z"/>
          <w:rFonts w:ascii="David" w:hAnsi="David" w:cs="David"/>
        </w:rPr>
      </w:pPr>
      <w:ins w:id="1659" w:author="עילי פרידמן" w:date="2019-12-08T18:44:00Z">
        <w:r>
          <w:rPr>
            <w:rFonts w:ascii="David" w:hAnsi="David" w:cs="David" w:hint="cs"/>
            <w:rtl/>
          </w:rPr>
          <w:t>פירוט התוצרים המתוכננים:</w:t>
        </w:r>
      </w:ins>
    </w:p>
    <w:p w14:paraId="3A976D6B" w14:textId="77777777" w:rsidR="00E42825" w:rsidRDefault="00E42825" w:rsidP="00E42825">
      <w:pPr>
        <w:pStyle w:val="ListParagraph"/>
        <w:bidi/>
        <w:ind w:left="360"/>
        <w:rPr>
          <w:ins w:id="1660" w:author="עילי פרידמן" w:date="2019-12-08T18:44:00Z"/>
          <w:rFonts w:ascii="David" w:hAnsi="David" w:cs="David"/>
          <w:rtl/>
        </w:rPr>
      </w:pPr>
      <w:ins w:id="1661" w:author="עילי פרידמן" w:date="2019-12-08T18:44:00Z">
        <w:r>
          <w:rPr>
            <w:rFonts w:ascii="David" w:hAnsi="David" w:cs="David" w:hint="cs"/>
            <w:rtl/>
          </w:rPr>
          <w:t xml:space="preserve">במסגרת הפרוייקט נפתח אפליקציית </w:t>
        </w:r>
        <w:r>
          <w:rPr>
            <w:rFonts w:ascii="David" w:hAnsi="David" w:cs="David"/>
          </w:rPr>
          <w:t>web</w:t>
        </w:r>
        <w:r>
          <w:rPr>
            <w:rFonts w:ascii="David" w:hAnsi="David" w:cs="David" w:hint="cs"/>
            <w:rtl/>
          </w:rPr>
          <w:t xml:space="preserve"> אינטראקטיבית, אשר תאפשר למשתמש ליצור מפות, לחקור אותן, ולדון בהן עם קולגות באמצעות מערכת התגובות. </w:t>
        </w:r>
      </w:ins>
    </w:p>
    <w:p w14:paraId="5E4D6574" w14:textId="77777777" w:rsidR="00E42825" w:rsidRDefault="00E42825" w:rsidP="00E42825">
      <w:pPr>
        <w:pStyle w:val="ListParagraph"/>
        <w:numPr>
          <w:ilvl w:val="0"/>
          <w:numId w:val="4"/>
        </w:numPr>
        <w:bidi/>
        <w:ind w:left="360"/>
        <w:rPr>
          <w:ins w:id="1662" w:author="עילי פרידמן" w:date="2019-12-08T18:44:00Z"/>
          <w:rFonts w:ascii="David" w:hAnsi="David" w:cs="David"/>
        </w:rPr>
      </w:pPr>
      <w:ins w:id="1663" w:author="עילי פרידמן" w:date="2019-12-08T18:44:00Z">
        <w:r>
          <w:rPr>
            <w:rFonts w:ascii="David" w:hAnsi="David" w:cs="David" w:hint="cs"/>
            <w:rtl/>
          </w:rPr>
          <w:t>אתגרים וסיכונים:</w:t>
        </w:r>
      </w:ins>
    </w:p>
    <w:p w14:paraId="5A3A0D33" w14:textId="77777777" w:rsidR="00E42825" w:rsidRDefault="00E42825" w:rsidP="00E42825">
      <w:pPr>
        <w:pStyle w:val="ListParagraph"/>
        <w:numPr>
          <w:ilvl w:val="1"/>
          <w:numId w:val="4"/>
        </w:numPr>
        <w:bidi/>
        <w:ind w:left="1080"/>
        <w:rPr>
          <w:ins w:id="1664" w:author="עילי פרידמן" w:date="2019-12-08T18:44:00Z"/>
          <w:rFonts w:ascii="David" w:hAnsi="David" w:cs="David"/>
        </w:rPr>
      </w:pPr>
      <w:ins w:id="1665" w:author="עילי פרידמן" w:date="2019-12-08T18:44:00Z">
        <w:r>
          <w:rPr>
            <w:rFonts w:ascii="David" w:hAnsi="David" w:cs="David" w:hint="cs"/>
            <w:rtl/>
          </w:rPr>
          <w:t>בשלב זה לא ברור מהו הפיתרון הנכון עבור בחירת בסיס הנתונים. סוגייה זו נידונה לעומק בסעיף סקירת הטכנולוגיות.  בימים הקרובים נקבל החלטה סופית.</w:t>
        </w:r>
      </w:ins>
    </w:p>
    <w:p w14:paraId="00193340" w14:textId="77777777" w:rsidR="00E42825" w:rsidRDefault="00E42825" w:rsidP="00E42825">
      <w:pPr>
        <w:pStyle w:val="ListParagraph"/>
        <w:numPr>
          <w:ilvl w:val="1"/>
          <w:numId w:val="4"/>
        </w:numPr>
        <w:bidi/>
        <w:ind w:left="1080"/>
        <w:rPr>
          <w:ins w:id="1666" w:author="עילי פרידמן" w:date="2019-12-08T18:44:00Z"/>
          <w:rFonts w:ascii="David" w:hAnsi="David" w:cs="David"/>
        </w:rPr>
      </w:pPr>
      <w:ins w:id="1667" w:author="עילי פרידמן" w:date="2019-12-08T18:44:00Z">
        <w:r>
          <w:rPr>
            <w:rFonts w:ascii="David" w:hAnsi="David" w:cs="David" w:hint="cs"/>
            <w:rtl/>
          </w:rPr>
          <w:t xml:space="preserve">התממשקות לאלגוריתם החיפוש </w:t>
        </w:r>
        <w:r>
          <w:rPr>
            <w:rFonts w:ascii="David" w:hAnsi="David" w:cs="David"/>
            <w:rtl/>
          </w:rPr>
          <w:t>–</w:t>
        </w:r>
        <w:r>
          <w:rPr>
            <w:rFonts w:ascii="David" w:hAnsi="David" w:cs="David" w:hint="cs"/>
            <w:rtl/>
          </w:rPr>
          <w:t xml:space="preserve"> זהו אתגר מפני שהאלגוריתם עצמו אינו כתוב, והצוות בשלב זה לא יודע לומר איזה סוגים של שאילתות ייצטרך. דרישות אלה של הצוות כמובן משליכות על הבחירות הטכנולוגיות שלנו ועל ה</w:t>
        </w:r>
        <w:r>
          <w:rPr>
            <w:rFonts w:ascii="David" w:hAnsi="David" w:cs="David"/>
          </w:rPr>
          <w:t>API</w:t>
        </w:r>
        <w:r>
          <w:rPr>
            <w:rFonts w:ascii="David" w:hAnsi="David" w:cs="David" w:hint="cs"/>
            <w:rtl/>
          </w:rPr>
          <w:t xml:space="preserve"> שנדרש לפתח.</w:t>
        </w:r>
      </w:ins>
    </w:p>
    <w:p w14:paraId="61CFC9EE" w14:textId="77777777" w:rsidR="00E42825" w:rsidRDefault="00E42825" w:rsidP="00E42825">
      <w:pPr>
        <w:pStyle w:val="ListParagraph"/>
        <w:numPr>
          <w:ilvl w:val="0"/>
          <w:numId w:val="4"/>
        </w:numPr>
        <w:bidi/>
        <w:ind w:left="360"/>
        <w:rPr>
          <w:ins w:id="1668" w:author="עילי פרידמן" w:date="2019-12-08T18:44:00Z"/>
          <w:rFonts w:ascii="David" w:hAnsi="David" w:cs="David"/>
        </w:rPr>
      </w:pPr>
      <w:ins w:id="1669" w:author="עילי פרידמן" w:date="2019-12-08T18:44:00Z">
        <w:r>
          <w:rPr>
            <w:rFonts w:ascii="David" w:hAnsi="David" w:cs="David" w:hint="cs"/>
            <w:rtl/>
          </w:rPr>
          <w:t>כלים ושיטות:</w:t>
        </w:r>
      </w:ins>
    </w:p>
    <w:p w14:paraId="7B82ABB1" w14:textId="77777777" w:rsidR="00E42825" w:rsidRDefault="00E42825" w:rsidP="00E42825">
      <w:pPr>
        <w:pStyle w:val="ListParagraph"/>
        <w:numPr>
          <w:ilvl w:val="1"/>
          <w:numId w:val="4"/>
        </w:numPr>
        <w:bidi/>
        <w:ind w:left="1080"/>
        <w:rPr>
          <w:ins w:id="1670" w:author="עילי פרידמן" w:date="2019-12-08T18:44:00Z"/>
          <w:rFonts w:ascii="David" w:hAnsi="David" w:cs="David"/>
        </w:rPr>
      </w:pPr>
      <w:ins w:id="1671" w:author="עילי פרידמן" w:date="2019-12-08T18:44:00Z">
        <w:r>
          <w:rPr>
            <w:rFonts w:ascii="David" w:hAnsi="David" w:cs="David" w:hint="cs"/>
            <w:rtl/>
          </w:rPr>
          <w:t>עבור ה</w:t>
        </w:r>
        <w:r>
          <w:rPr>
            <w:rFonts w:ascii="David" w:hAnsi="David" w:cs="David"/>
          </w:rPr>
          <w:t>frontend</w:t>
        </w:r>
        <w:r>
          <w:rPr>
            <w:rFonts w:ascii="David" w:hAnsi="David" w:cs="David" w:hint="cs"/>
            <w:rtl/>
          </w:rPr>
          <w:t xml:space="preserve"> בחרנו ב</w:t>
        </w:r>
        <w:r>
          <w:rPr>
            <w:rFonts w:ascii="David" w:hAnsi="David" w:cs="David"/>
          </w:rPr>
          <w:t>Angular</w:t>
        </w:r>
        <w:r>
          <w:rPr>
            <w:rFonts w:ascii="David" w:hAnsi="David" w:cs="David" w:hint="cs"/>
            <w:rtl/>
          </w:rPr>
          <w:t>.</w:t>
        </w:r>
      </w:ins>
    </w:p>
    <w:p w14:paraId="5F0192EB" w14:textId="77777777" w:rsidR="00E42825" w:rsidRDefault="00E42825" w:rsidP="00E42825">
      <w:pPr>
        <w:pStyle w:val="ListParagraph"/>
        <w:numPr>
          <w:ilvl w:val="1"/>
          <w:numId w:val="4"/>
        </w:numPr>
        <w:bidi/>
        <w:ind w:left="1080"/>
        <w:rPr>
          <w:ins w:id="1672" w:author="עילי פרידמן" w:date="2019-12-08T18:44:00Z"/>
          <w:rFonts w:ascii="David" w:hAnsi="David" w:cs="David"/>
        </w:rPr>
      </w:pPr>
      <w:ins w:id="1673" w:author="עילי פרידמן" w:date="2019-12-08T18:44:00Z">
        <w:r>
          <w:rPr>
            <w:rFonts w:ascii="David" w:hAnsi="David" w:cs="David" w:hint="cs"/>
            <w:rtl/>
          </w:rPr>
          <w:t xml:space="preserve">עבור ממשק העריכה הגרפי של המפות, נבחרה ספריית </w:t>
        </w:r>
        <w:r>
          <w:rPr>
            <w:rFonts w:ascii="David" w:hAnsi="David" w:cs="David"/>
          </w:rPr>
          <w:t>GoJS</w:t>
        </w:r>
        <w:r>
          <w:rPr>
            <w:rFonts w:ascii="David" w:hAnsi="David" w:cs="David" w:hint="cs"/>
            <w:rtl/>
          </w:rPr>
          <w:t>.</w:t>
        </w:r>
      </w:ins>
    </w:p>
    <w:p w14:paraId="5A6E37AE" w14:textId="77777777" w:rsidR="00E42825" w:rsidRDefault="00E42825" w:rsidP="00E42825">
      <w:pPr>
        <w:pStyle w:val="ListParagraph"/>
        <w:numPr>
          <w:ilvl w:val="1"/>
          <w:numId w:val="4"/>
        </w:numPr>
        <w:bidi/>
        <w:ind w:left="1080"/>
        <w:rPr>
          <w:ins w:id="1674" w:author="עילי פרידמן" w:date="2019-12-08T18:44:00Z"/>
          <w:rFonts w:ascii="David" w:hAnsi="David" w:cs="David"/>
        </w:rPr>
      </w:pPr>
      <w:ins w:id="1675" w:author="עילי פרידמן" w:date="2019-12-08T18:44:00Z">
        <w:r>
          <w:rPr>
            <w:rFonts w:ascii="David" w:hAnsi="David" w:cs="David" w:hint="cs"/>
            <w:rtl/>
          </w:rPr>
          <w:t>עבור ה</w:t>
        </w:r>
        <w:r>
          <w:rPr>
            <w:rFonts w:ascii="David" w:hAnsi="David" w:cs="David"/>
          </w:rPr>
          <w:t>backend</w:t>
        </w:r>
        <w:r>
          <w:rPr>
            <w:rFonts w:ascii="David" w:hAnsi="David" w:cs="David" w:hint="cs"/>
            <w:rtl/>
          </w:rPr>
          <w:t xml:space="preserve"> בחרנו ב</w:t>
        </w:r>
        <w:r>
          <w:rPr>
            <w:rFonts w:ascii="David" w:hAnsi="David" w:cs="David"/>
          </w:rPr>
          <w:t>NodeJS</w:t>
        </w:r>
        <w:r>
          <w:rPr>
            <w:rFonts w:ascii="David" w:hAnsi="David" w:cs="David" w:hint="cs"/>
            <w:rtl/>
          </w:rPr>
          <w:t>.</w:t>
        </w:r>
      </w:ins>
    </w:p>
    <w:p w14:paraId="515B0725" w14:textId="77777777" w:rsidR="00E42825" w:rsidRDefault="00E42825" w:rsidP="00E42825">
      <w:pPr>
        <w:pStyle w:val="ListParagraph"/>
        <w:numPr>
          <w:ilvl w:val="1"/>
          <w:numId w:val="4"/>
        </w:numPr>
        <w:bidi/>
        <w:ind w:left="1080"/>
        <w:rPr>
          <w:ins w:id="1676" w:author="עילי פרידמן" w:date="2019-12-08T18:44:00Z"/>
          <w:rFonts w:ascii="David" w:hAnsi="David" w:cs="David"/>
        </w:rPr>
      </w:pPr>
      <w:ins w:id="1677" w:author="עילי פרידמן" w:date="2019-12-08T18:44:00Z">
        <w:r>
          <w:rPr>
            <w:rFonts w:ascii="David" w:hAnsi="David" w:cs="David" w:hint="cs"/>
            <w:rtl/>
          </w:rPr>
          <w:t>עבור בסיס הנתונים טרם התקבלה החלטה סופית.</w:t>
        </w:r>
      </w:ins>
    </w:p>
    <w:p w14:paraId="2C2DF6BA" w14:textId="77777777" w:rsidR="00E42825" w:rsidRDefault="00E42825" w:rsidP="00E42825">
      <w:pPr>
        <w:pStyle w:val="ListParagraph"/>
        <w:numPr>
          <w:ilvl w:val="0"/>
          <w:numId w:val="4"/>
        </w:numPr>
        <w:bidi/>
        <w:ind w:left="360"/>
        <w:rPr>
          <w:ins w:id="1678" w:author="עילי פרידמן" w:date="2019-12-08T18:44:00Z"/>
          <w:rFonts w:ascii="David" w:hAnsi="David" w:cs="David"/>
        </w:rPr>
      </w:pPr>
      <w:ins w:id="1679" w:author="עילי פרידמן" w:date="2019-12-08T18:44:00Z">
        <w:r>
          <w:rPr>
            <w:rFonts w:ascii="David" w:hAnsi="David" w:cs="David" w:hint="cs"/>
            <w:rtl/>
          </w:rPr>
          <w:t>לו"ז מעודכן עבור הפרוייקט:</w:t>
        </w:r>
      </w:ins>
    </w:p>
    <w:p w14:paraId="7A5F00B4" w14:textId="77777777" w:rsidR="00E42825" w:rsidRDefault="00E42825" w:rsidP="00E42825">
      <w:pPr>
        <w:pStyle w:val="ListParagraph"/>
        <w:numPr>
          <w:ilvl w:val="1"/>
          <w:numId w:val="4"/>
        </w:numPr>
        <w:bidi/>
        <w:ind w:left="1080"/>
        <w:rPr>
          <w:ins w:id="1680" w:author="עילי פרידמן" w:date="2019-12-08T18:44:00Z"/>
          <w:rFonts w:ascii="David" w:hAnsi="David" w:cs="David"/>
        </w:rPr>
      </w:pPr>
      <w:ins w:id="1681" w:author="עילי פרידמן" w:date="2019-12-08T18:44:00Z">
        <w:r>
          <w:rPr>
            <w:rFonts w:ascii="David" w:hAnsi="David" w:cs="David" w:hint="cs"/>
            <w:rtl/>
          </w:rPr>
          <w:t>דצמבר:</w:t>
        </w:r>
      </w:ins>
    </w:p>
    <w:p w14:paraId="29AAF001" w14:textId="77777777" w:rsidR="00E42825" w:rsidRDefault="00E42825" w:rsidP="00E42825">
      <w:pPr>
        <w:pStyle w:val="ListParagraph"/>
        <w:numPr>
          <w:ilvl w:val="2"/>
          <w:numId w:val="4"/>
        </w:numPr>
        <w:bidi/>
        <w:ind w:left="1800"/>
        <w:rPr>
          <w:ins w:id="1682" w:author="עילי פרידמן" w:date="2019-12-08T18:44:00Z"/>
          <w:rFonts w:ascii="David" w:hAnsi="David" w:cs="David"/>
        </w:rPr>
      </w:pPr>
      <w:ins w:id="1683" w:author="עילי פרידמן" w:date="2019-12-08T18:44:00Z">
        <w:r>
          <w:rPr>
            <w:rFonts w:ascii="David" w:hAnsi="David" w:cs="David" w:hint="cs"/>
            <w:rtl/>
          </w:rPr>
          <w:t xml:space="preserve">בחירת </w:t>
        </w:r>
        <w:r>
          <w:rPr>
            <w:rFonts w:ascii="David" w:hAnsi="David" w:cs="David"/>
          </w:rPr>
          <w:t>DB</w:t>
        </w:r>
        <w:r>
          <w:rPr>
            <w:rFonts w:ascii="David" w:hAnsi="David" w:cs="David" w:hint="cs"/>
            <w:rtl/>
          </w:rPr>
          <w:t>.</w:t>
        </w:r>
      </w:ins>
    </w:p>
    <w:p w14:paraId="1DC61E86" w14:textId="77777777" w:rsidR="00E42825" w:rsidRDefault="00E42825" w:rsidP="00E42825">
      <w:pPr>
        <w:pStyle w:val="ListParagraph"/>
        <w:numPr>
          <w:ilvl w:val="2"/>
          <w:numId w:val="4"/>
        </w:numPr>
        <w:bidi/>
        <w:ind w:left="1800"/>
        <w:rPr>
          <w:ins w:id="1684" w:author="עילי פרידמן" w:date="2019-12-08T18:44:00Z"/>
          <w:rFonts w:ascii="David" w:hAnsi="David" w:cs="David"/>
        </w:rPr>
      </w:pPr>
      <w:ins w:id="1685" w:author="עילי פרידמן" w:date="2019-12-08T18:44:00Z">
        <w:r>
          <w:rPr>
            <w:rFonts w:ascii="David" w:hAnsi="David" w:cs="David" w:hint="cs"/>
            <w:rtl/>
          </w:rPr>
          <w:t xml:space="preserve">הקמת </w:t>
        </w:r>
        <w:r>
          <w:rPr>
            <w:rFonts w:ascii="David" w:hAnsi="David" w:cs="David"/>
          </w:rPr>
          <w:t>DB</w:t>
        </w:r>
        <w:r>
          <w:rPr>
            <w:rFonts w:ascii="David" w:hAnsi="David" w:cs="David" w:hint="cs"/>
            <w:rtl/>
          </w:rPr>
          <w:t xml:space="preserve"> עם מפות קיימות.</w:t>
        </w:r>
      </w:ins>
    </w:p>
    <w:p w14:paraId="548DAB15" w14:textId="77777777" w:rsidR="00E42825" w:rsidRDefault="00E42825" w:rsidP="00E42825">
      <w:pPr>
        <w:pStyle w:val="ListParagraph"/>
        <w:numPr>
          <w:ilvl w:val="2"/>
          <w:numId w:val="4"/>
        </w:numPr>
        <w:bidi/>
        <w:ind w:left="1800"/>
        <w:rPr>
          <w:ins w:id="1686" w:author="עילי פרידמן" w:date="2019-12-08T18:44:00Z"/>
          <w:rFonts w:ascii="David" w:hAnsi="David" w:cs="David"/>
        </w:rPr>
      </w:pPr>
      <w:ins w:id="1687" w:author="עילי פרידמן" w:date="2019-12-08T18:44:00Z">
        <w:r>
          <w:rPr>
            <w:rFonts w:ascii="David" w:hAnsi="David" w:cs="David" w:hint="cs"/>
            <w:rtl/>
          </w:rPr>
          <w:t xml:space="preserve">תמיכה של </w:t>
        </w:r>
        <w:r>
          <w:rPr>
            <w:rFonts w:ascii="David" w:hAnsi="David" w:cs="David"/>
          </w:rPr>
          <w:t>backend</w:t>
        </w:r>
        <w:r>
          <w:rPr>
            <w:rFonts w:ascii="David" w:hAnsi="David" w:cs="David" w:hint="cs"/>
            <w:rtl/>
          </w:rPr>
          <w:t xml:space="preserve"> ו</w:t>
        </w:r>
        <w:r>
          <w:rPr>
            <w:rFonts w:ascii="David" w:hAnsi="David" w:cs="David"/>
          </w:rPr>
          <w:t>frontend</w:t>
        </w:r>
        <w:r>
          <w:rPr>
            <w:rFonts w:ascii="David" w:hAnsi="David" w:cs="David" w:hint="cs"/>
            <w:rtl/>
          </w:rPr>
          <w:t xml:space="preserve"> בהצגת מפות.</w:t>
        </w:r>
      </w:ins>
    </w:p>
    <w:p w14:paraId="59E92B81" w14:textId="77777777" w:rsidR="00E42825" w:rsidRDefault="00E42825" w:rsidP="00E42825">
      <w:pPr>
        <w:pStyle w:val="ListParagraph"/>
        <w:numPr>
          <w:ilvl w:val="2"/>
          <w:numId w:val="4"/>
        </w:numPr>
        <w:bidi/>
        <w:ind w:left="1800"/>
        <w:rPr>
          <w:ins w:id="1688" w:author="עילי פרידמן" w:date="2019-12-08T18:44:00Z"/>
          <w:rFonts w:ascii="David" w:hAnsi="David" w:cs="David"/>
        </w:rPr>
      </w:pPr>
      <w:ins w:id="1689" w:author="עילי פרידמן" w:date="2019-12-08T18:44:00Z">
        <w:r>
          <w:rPr>
            <w:rFonts w:ascii="David" w:hAnsi="David" w:cs="David" w:hint="cs"/>
            <w:rtl/>
          </w:rPr>
          <w:t>נקודת ביקורת עם צוות אלגוריתם החיפוש.</w:t>
        </w:r>
      </w:ins>
    </w:p>
    <w:p w14:paraId="6136DCC3" w14:textId="77777777" w:rsidR="00E42825" w:rsidRDefault="00E42825" w:rsidP="00E42825">
      <w:pPr>
        <w:pStyle w:val="ListParagraph"/>
        <w:numPr>
          <w:ilvl w:val="1"/>
          <w:numId w:val="4"/>
        </w:numPr>
        <w:bidi/>
        <w:ind w:left="1080"/>
        <w:rPr>
          <w:ins w:id="1690" w:author="עילי פרידמן" w:date="2019-12-08T18:44:00Z"/>
          <w:rFonts w:ascii="David" w:hAnsi="David" w:cs="David"/>
        </w:rPr>
      </w:pPr>
      <w:ins w:id="1691" w:author="עילי פרידמן" w:date="2019-12-08T18:44:00Z">
        <w:r>
          <w:rPr>
            <w:rFonts w:ascii="David" w:hAnsi="David" w:cs="David" w:hint="cs"/>
            <w:rtl/>
          </w:rPr>
          <w:t>ינואר:</w:t>
        </w:r>
      </w:ins>
    </w:p>
    <w:p w14:paraId="10C00A12" w14:textId="77777777" w:rsidR="00E42825" w:rsidRDefault="00E42825" w:rsidP="00E42825">
      <w:pPr>
        <w:pStyle w:val="ListParagraph"/>
        <w:numPr>
          <w:ilvl w:val="2"/>
          <w:numId w:val="4"/>
        </w:numPr>
        <w:bidi/>
        <w:ind w:left="1800"/>
        <w:rPr>
          <w:ins w:id="1692" w:author="עילי פרידמן" w:date="2019-12-08T18:44:00Z"/>
          <w:rFonts w:ascii="David" w:hAnsi="David" w:cs="David"/>
        </w:rPr>
      </w:pPr>
      <w:ins w:id="1693" w:author="עילי פרידמן" w:date="2019-12-08T18:44:00Z">
        <w:r>
          <w:rPr>
            <w:rFonts w:ascii="David" w:hAnsi="David" w:cs="David" w:hint="cs"/>
            <w:rtl/>
          </w:rPr>
          <w:t>עריכת מפות ושמירה.</w:t>
        </w:r>
      </w:ins>
    </w:p>
    <w:p w14:paraId="324F173A" w14:textId="77777777" w:rsidR="00E42825" w:rsidRDefault="00E42825" w:rsidP="00E42825">
      <w:pPr>
        <w:pStyle w:val="ListParagraph"/>
        <w:numPr>
          <w:ilvl w:val="2"/>
          <w:numId w:val="4"/>
        </w:numPr>
        <w:bidi/>
        <w:ind w:left="1800"/>
        <w:rPr>
          <w:ins w:id="1694" w:author="עילי פרידמן" w:date="2019-12-08T18:44:00Z"/>
          <w:rFonts w:ascii="David" w:hAnsi="David" w:cs="David"/>
        </w:rPr>
      </w:pPr>
      <w:ins w:id="1695" w:author="עילי פרידמן" w:date="2019-12-08T18:44:00Z">
        <w:r>
          <w:rPr>
            <w:rFonts w:ascii="David" w:hAnsi="David" w:cs="David" w:hint="cs"/>
            <w:rtl/>
          </w:rPr>
          <w:t>משתמשים והרשאות.</w:t>
        </w:r>
      </w:ins>
    </w:p>
    <w:p w14:paraId="1F3AD8E0" w14:textId="77777777" w:rsidR="00E42825" w:rsidRPr="00585060" w:rsidRDefault="00E42825" w:rsidP="00E42825">
      <w:pPr>
        <w:pStyle w:val="ListParagraph"/>
        <w:numPr>
          <w:ilvl w:val="2"/>
          <w:numId w:val="4"/>
        </w:numPr>
        <w:bidi/>
        <w:ind w:left="1800"/>
        <w:rPr>
          <w:ins w:id="1696" w:author="עילי פרידמן" w:date="2019-12-08T18:44:00Z"/>
          <w:rFonts w:ascii="David" w:hAnsi="David" w:cs="David"/>
        </w:rPr>
      </w:pPr>
      <w:ins w:id="1697" w:author="עילי פרידמן" w:date="2019-12-08T18:44:00Z">
        <w:r>
          <w:rPr>
            <w:rFonts w:ascii="David" w:hAnsi="David" w:cs="David" w:hint="cs"/>
            <w:rtl/>
          </w:rPr>
          <w:t>נקודת ביקורת עם צוות אלגוריתם החיפוש.</w:t>
        </w:r>
      </w:ins>
    </w:p>
    <w:p w14:paraId="2F9EC3D2" w14:textId="77777777" w:rsidR="00E42825" w:rsidRDefault="00E42825" w:rsidP="00E42825">
      <w:pPr>
        <w:pStyle w:val="ListParagraph"/>
        <w:numPr>
          <w:ilvl w:val="1"/>
          <w:numId w:val="4"/>
        </w:numPr>
        <w:bidi/>
        <w:ind w:left="1080"/>
        <w:rPr>
          <w:ins w:id="1698" w:author="עילי פרידמן" w:date="2019-12-08T18:44:00Z"/>
          <w:rFonts w:ascii="David" w:hAnsi="David" w:cs="David"/>
        </w:rPr>
      </w:pPr>
      <w:ins w:id="1699" w:author="עילי פרידמן" w:date="2019-12-08T18:44:00Z">
        <w:r>
          <w:rPr>
            <w:rFonts w:ascii="David" w:hAnsi="David" w:cs="David" w:hint="cs"/>
            <w:rtl/>
          </w:rPr>
          <w:t>מרץ:</w:t>
        </w:r>
      </w:ins>
    </w:p>
    <w:p w14:paraId="78CB1CD6" w14:textId="77777777" w:rsidR="00E42825" w:rsidRDefault="00E42825" w:rsidP="00E42825">
      <w:pPr>
        <w:pStyle w:val="ListParagraph"/>
        <w:numPr>
          <w:ilvl w:val="2"/>
          <w:numId w:val="4"/>
        </w:numPr>
        <w:bidi/>
        <w:ind w:left="1800"/>
        <w:rPr>
          <w:ins w:id="1700" w:author="עילי פרידמן" w:date="2019-12-08T18:44:00Z"/>
          <w:rFonts w:ascii="David" w:hAnsi="David" w:cs="David"/>
        </w:rPr>
      </w:pPr>
      <w:ins w:id="1701" w:author="עילי פרידמן" w:date="2019-12-08T18:44:00Z">
        <w:r>
          <w:rPr>
            <w:rFonts w:ascii="David" w:hAnsi="David" w:cs="David" w:hint="cs"/>
            <w:rtl/>
          </w:rPr>
          <w:t>תיקיות וקבוצות.</w:t>
        </w:r>
      </w:ins>
    </w:p>
    <w:p w14:paraId="231E3DDF" w14:textId="77777777" w:rsidR="00E42825" w:rsidRDefault="00E42825" w:rsidP="00E42825">
      <w:pPr>
        <w:pStyle w:val="ListParagraph"/>
        <w:numPr>
          <w:ilvl w:val="2"/>
          <w:numId w:val="4"/>
        </w:numPr>
        <w:bidi/>
        <w:ind w:left="1800"/>
        <w:rPr>
          <w:ins w:id="1702" w:author="עילי פרידמן" w:date="2019-12-08T18:44:00Z"/>
          <w:rFonts w:ascii="David" w:hAnsi="David" w:cs="David"/>
        </w:rPr>
      </w:pPr>
      <w:ins w:id="1703" w:author="עילי פרידמן" w:date="2019-12-08T18:44:00Z">
        <w:r>
          <w:rPr>
            <w:rFonts w:ascii="David" w:hAnsi="David" w:cs="David" w:hint="cs"/>
            <w:rtl/>
          </w:rPr>
          <w:t>נקודת ביקורת עם צוות אלגוריתם החיפוש.</w:t>
        </w:r>
      </w:ins>
    </w:p>
    <w:p w14:paraId="5A385EDD" w14:textId="77777777" w:rsidR="00E42825" w:rsidRDefault="00E42825" w:rsidP="00E42825">
      <w:pPr>
        <w:pStyle w:val="ListParagraph"/>
        <w:numPr>
          <w:ilvl w:val="1"/>
          <w:numId w:val="4"/>
        </w:numPr>
        <w:bidi/>
        <w:ind w:left="1080"/>
        <w:rPr>
          <w:ins w:id="1704" w:author="עילי פרידמן" w:date="2019-12-08T18:44:00Z"/>
          <w:rFonts w:ascii="David" w:hAnsi="David" w:cs="David"/>
        </w:rPr>
      </w:pPr>
      <w:ins w:id="1705" w:author="עילי פרידמן" w:date="2019-12-08T18:44:00Z">
        <w:r>
          <w:rPr>
            <w:rFonts w:ascii="David" w:hAnsi="David" w:cs="David" w:hint="cs"/>
            <w:rtl/>
          </w:rPr>
          <w:t>אפריל:</w:t>
        </w:r>
      </w:ins>
    </w:p>
    <w:p w14:paraId="3F9C2FBC" w14:textId="77777777" w:rsidR="00E42825" w:rsidRDefault="00E42825" w:rsidP="00E42825">
      <w:pPr>
        <w:pStyle w:val="ListParagraph"/>
        <w:numPr>
          <w:ilvl w:val="2"/>
          <w:numId w:val="4"/>
        </w:numPr>
        <w:bidi/>
        <w:ind w:left="1800"/>
        <w:rPr>
          <w:ins w:id="1706" w:author="עילי פרידמן" w:date="2019-12-08T18:44:00Z"/>
          <w:rFonts w:ascii="David" w:hAnsi="David" w:cs="David"/>
        </w:rPr>
      </w:pPr>
      <w:ins w:id="1707" w:author="עילי פרידמן" w:date="2019-12-08T18:44:00Z">
        <w:r>
          <w:rPr>
            <w:rFonts w:ascii="David" w:hAnsi="David" w:cs="David" w:hint="cs"/>
            <w:rtl/>
          </w:rPr>
          <w:t>תמיכה בשינוי המודל.</w:t>
        </w:r>
      </w:ins>
    </w:p>
    <w:p w14:paraId="65E004E7" w14:textId="77777777" w:rsidR="00E42825" w:rsidRPr="00585060" w:rsidRDefault="00E42825" w:rsidP="00E42825">
      <w:pPr>
        <w:pStyle w:val="ListParagraph"/>
        <w:numPr>
          <w:ilvl w:val="2"/>
          <w:numId w:val="4"/>
        </w:numPr>
        <w:bidi/>
        <w:ind w:left="1800"/>
        <w:rPr>
          <w:ins w:id="1708" w:author="עילי פרידמן" w:date="2019-12-08T18:44:00Z"/>
          <w:rFonts w:ascii="David" w:hAnsi="David" w:cs="David"/>
          <w:rtl/>
        </w:rPr>
      </w:pPr>
      <w:ins w:id="1709" w:author="עילי פרידמן" w:date="2019-12-08T18:44:00Z">
        <w:r>
          <w:rPr>
            <w:rFonts w:ascii="David" w:hAnsi="David" w:cs="David" w:hint="cs"/>
            <w:rtl/>
          </w:rPr>
          <w:t>אינטגרציה מלאה עם אלגוריתם החיפוש.</w:t>
        </w:r>
        <w:r w:rsidRPr="002C79CE">
          <w:rPr>
            <w:rFonts w:ascii="David" w:hAnsi="David" w:cs="David"/>
            <w:rtl/>
          </w:rPr>
          <w:t xml:space="preserve"> </w:t>
        </w:r>
      </w:ins>
    </w:p>
    <w:p w14:paraId="58685550" w14:textId="7D83E15F" w:rsidR="00650885" w:rsidRPr="00E42825" w:rsidDel="00E42825" w:rsidRDefault="00650885" w:rsidP="00E42825">
      <w:pPr>
        <w:bidi/>
        <w:rPr>
          <w:del w:id="1710" w:author="עילי פרידמן" w:date="2019-12-08T18:44:00Z"/>
          <w:rFonts w:ascii="David" w:hAnsi="David" w:cs="David"/>
          <w:rtl/>
          <w:rPrChange w:id="1711" w:author="עילי פרידמן" w:date="2019-12-08T18:44:00Z">
            <w:rPr>
              <w:del w:id="1712" w:author="עילי פרידמן" w:date="2019-12-08T18:44:00Z"/>
              <w:rtl/>
            </w:rPr>
          </w:rPrChange>
        </w:rPr>
        <w:pPrChange w:id="1713" w:author="עילי פרידמן" w:date="2019-12-08T18:44:00Z">
          <w:pPr>
            <w:bidi/>
          </w:pPr>
        </w:pPrChange>
      </w:pPr>
    </w:p>
    <w:p w14:paraId="359DB19C" w14:textId="3DBEBAC2" w:rsidR="00F13BD7" w:rsidRPr="002675C9" w:rsidDel="00E42825" w:rsidRDefault="004F5BB3" w:rsidP="00E42825">
      <w:pPr>
        <w:bidi/>
        <w:rPr>
          <w:del w:id="1714" w:author="עילי פרידמן" w:date="2019-12-08T18:44:00Z"/>
          <w:b/>
          <w:bCs/>
          <w:highlight w:val="yellow"/>
        </w:rPr>
        <w:pPrChange w:id="1715" w:author="עילי פרידמן" w:date="2019-12-08T18:44:00Z">
          <w:pPr>
            <w:pStyle w:val="ListParagraph"/>
            <w:numPr>
              <w:numId w:val="4"/>
            </w:numPr>
            <w:bidi/>
            <w:ind w:hanging="360"/>
          </w:pPr>
        </w:pPrChange>
      </w:pPr>
      <w:del w:id="1716" w:author="עילי פרידמן" w:date="2019-12-08T18:44:00Z">
        <w:r w:rsidRPr="002675C9" w:rsidDel="00E42825">
          <w:rPr>
            <w:rFonts w:hint="cs"/>
            <w:b/>
            <w:bCs/>
            <w:highlight w:val="yellow"/>
            <w:rtl/>
          </w:rPr>
          <w:delText>יצירת מפה</w:delText>
        </w:r>
      </w:del>
    </w:p>
    <w:p w14:paraId="7DB37573" w14:textId="39C8C4EF" w:rsidR="004F5BB3" w:rsidRPr="002675C9" w:rsidDel="00E42825" w:rsidRDefault="004F5BB3" w:rsidP="00E42825">
      <w:pPr>
        <w:bidi/>
        <w:rPr>
          <w:del w:id="1717" w:author="עילי פרידמן" w:date="2019-12-08T18:44:00Z"/>
          <w:b/>
          <w:bCs/>
          <w:highlight w:val="yellow"/>
          <w:rtl/>
        </w:rPr>
        <w:pPrChange w:id="1718" w:author="עילי פרידמן" w:date="2019-12-08T18:44:00Z">
          <w:pPr>
            <w:pStyle w:val="ListParagraph"/>
            <w:bidi/>
          </w:pPr>
        </w:pPrChange>
      </w:pPr>
      <w:del w:id="1719" w:author="עילי פרידמן" w:date="2019-12-08T18:44:00Z">
        <w:r w:rsidRPr="002675C9" w:rsidDel="00E42825">
          <w:rPr>
            <w:rFonts w:hint="cs"/>
            <w:b/>
            <w:bCs/>
            <w:highlight w:val="yellow"/>
            <w:rtl/>
          </w:rPr>
          <w:delText xml:space="preserve">מתן הרשאה </w:delText>
        </w:r>
        <w:r w:rsidRPr="002675C9" w:rsidDel="00E42825">
          <w:rPr>
            <w:b/>
            <w:bCs/>
            <w:highlight w:val="yellow"/>
            <w:rtl/>
          </w:rPr>
          <w:delText>–</w:delText>
        </w:r>
        <w:r w:rsidRPr="002675C9" w:rsidDel="00E42825">
          <w:rPr>
            <w:rFonts w:hint="cs"/>
            <w:b/>
            <w:bCs/>
            <w:highlight w:val="yellow"/>
            <w:rtl/>
          </w:rPr>
          <w:delText xml:space="preserve"> יצירת תיקייה </w:delText>
        </w:r>
      </w:del>
    </w:p>
    <w:p w14:paraId="68ADBD6D" w14:textId="0840931D" w:rsidR="004F5BB3" w:rsidDel="00E42825" w:rsidRDefault="004F5BB3" w:rsidP="00E42825">
      <w:pPr>
        <w:bidi/>
        <w:rPr>
          <w:del w:id="1720" w:author="עילי פרידמן" w:date="2019-12-08T18:44:00Z"/>
          <w:b/>
          <w:bCs/>
        </w:rPr>
        <w:pPrChange w:id="1721" w:author="עילי פרידמן" w:date="2019-12-08T18:44:00Z">
          <w:pPr>
            <w:pStyle w:val="ListParagraph"/>
            <w:bidi/>
          </w:pPr>
        </w:pPrChange>
      </w:pPr>
      <w:del w:id="1722" w:author="עילי פרידמן" w:date="2019-12-08T18:44:00Z">
        <w:r w:rsidRPr="002675C9" w:rsidDel="00E42825">
          <w:rPr>
            <w:rFonts w:hint="cs"/>
            <w:b/>
            <w:bCs/>
            <w:highlight w:val="yellow"/>
            <w:rtl/>
          </w:rPr>
          <w:delText>חקר תחום בעזרת המפות</w:delText>
        </w:r>
      </w:del>
    </w:p>
    <w:p w14:paraId="6C48FA27" w14:textId="77777777" w:rsidR="004F5BB3" w:rsidRPr="00650885" w:rsidRDefault="004F5BB3" w:rsidP="00E42825">
      <w:pPr>
        <w:bidi/>
        <w:rPr>
          <w:b/>
          <w:bCs/>
          <w:rtl/>
        </w:rPr>
        <w:pPrChange w:id="1723" w:author="עילי פרידמן" w:date="2019-12-08T18:44:00Z">
          <w:pPr>
            <w:pStyle w:val="ListParagraph"/>
            <w:bidi/>
          </w:pPr>
        </w:pPrChange>
      </w:pPr>
    </w:p>
    <w:p w14:paraId="46B1982A" w14:textId="77777777" w:rsidR="00F13BD7" w:rsidRDefault="00F13BD7" w:rsidP="00F13BD7">
      <w:pPr>
        <w:pStyle w:val="ListParagraph"/>
        <w:bidi/>
        <w:rPr>
          <w:rFonts w:ascii="David" w:hAnsi="David" w:cs="David"/>
          <w:u w:val="single"/>
          <w:rtl/>
        </w:rPr>
      </w:pPr>
    </w:p>
    <w:p w14:paraId="26274F9D" w14:textId="77777777" w:rsidR="00F13BD7" w:rsidRPr="00F13BD7" w:rsidRDefault="00F13BD7" w:rsidP="00F13BD7">
      <w:pPr>
        <w:pStyle w:val="ListParagraph"/>
        <w:bidi/>
        <w:rPr>
          <w:rFonts w:ascii="David" w:hAnsi="David" w:cs="David"/>
          <w:u w:val="single"/>
          <w:rtl/>
        </w:rPr>
      </w:pPr>
    </w:p>
    <w:sectPr w:rsidR="00F13BD7" w:rsidRPr="00F13BD7" w:rsidSect="00DD35DB">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4" w:author="Arnon Sturm" w:date="2019-12-03T19:17:00Z" w:initials="AS">
    <w:p w14:paraId="5598E2A2" w14:textId="77777777" w:rsidR="00B53348" w:rsidRDefault="00B53348" w:rsidP="00B53348">
      <w:pPr>
        <w:pStyle w:val="CommentText"/>
        <w:bidi/>
        <w:rPr>
          <w:rtl/>
        </w:rPr>
      </w:pPr>
      <w:r>
        <w:rPr>
          <w:rStyle w:val="CommentReference"/>
        </w:rPr>
        <w:annotationRef/>
      </w:r>
      <w:r>
        <w:rPr>
          <w:rFonts w:hint="cs"/>
          <w:rtl/>
        </w:rPr>
        <w:t>כאן צריך להגיע תיאור הבעיה</w:t>
      </w:r>
    </w:p>
    <w:p w14:paraId="653B40AF" w14:textId="77777777" w:rsidR="00B53348" w:rsidRDefault="00B53348" w:rsidP="00B53348">
      <w:pPr>
        <w:pStyle w:val="CommentText"/>
        <w:bidi/>
        <w:rPr>
          <w:rtl/>
        </w:rPr>
      </w:pPr>
      <w:r>
        <w:rPr>
          <w:rFonts w:hint="cs"/>
          <w:rtl/>
        </w:rPr>
        <w:t>אתם יכולים לקחת את זה מהמאמר שלי</w:t>
      </w:r>
    </w:p>
    <w:p w14:paraId="2D2D5FA1" w14:textId="77777777" w:rsidR="00B53348" w:rsidRDefault="00B53348" w:rsidP="00B53348">
      <w:pPr>
        <w:pStyle w:val="CommentText"/>
        <w:bidi/>
        <w:jc w:val="both"/>
        <w:rPr>
          <w:rtl/>
        </w:rPr>
      </w:pPr>
      <w:r>
        <w:rPr>
          <w:rFonts w:hint="cs"/>
          <w:rtl/>
        </w:rPr>
        <w:t>נקודות לארגון</w:t>
      </w:r>
      <w:r w:rsidR="005F1D5F">
        <w:rPr>
          <w:rFonts w:hint="cs"/>
          <w:rtl/>
        </w:rPr>
        <w:t xml:space="preserve"> החלק הזה</w:t>
      </w:r>
      <w:r>
        <w:rPr>
          <w:rFonts w:hint="cs"/>
          <w:rtl/>
        </w:rPr>
        <w:t>:</w:t>
      </w:r>
    </w:p>
    <w:p w14:paraId="40BA661A" w14:textId="77777777" w:rsidR="00B53348" w:rsidRDefault="00B53348" w:rsidP="00B53348">
      <w:pPr>
        <w:pStyle w:val="CommentText"/>
        <w:numPr>
          <w:ilvl w:val="0"/>
          <w:numId w:val="11"/>
        </w:numPr>
        <w:bidi/>
        <w:jc w:val="both"/>
      </w:pPr>
      <w:r>
        <w:rPr>
          <w:rFonts w:hint="cs"/>
          <w:rtl/>
        </w:rPr>
        <w:t xml:space="preserve"> יש הרבה ידע</w:t>
      </w:r>
    </w:p>
    <w:p w14:paraId="49EBB947" w14:textId="77777777" w:rsidR="00B53348" w:rsidRDefault="00B53348" w:rsidP="00B53348">
      <w:pPr>
        <w:pStyle w:val="CommentText"/>
        <w:numPr>
          <w:ilvl w:val="0"/>
          <w:numId w:val="11"/>
        </w:numPr>
        <w:bidi/>
        <w:jc w:val="both"/>
      </w:pPr>
      <w:r>
        <w:rPr>
          <w:rFonts w:hint="cs"/>
          <w:rtl/>
        </w:rPr>
        <w:t>קשה לנתח ולנהל אותו</w:t>
      </w:r>
    </w:p>
    <w:p w14:paraId="732FBDB8" w14:textId="77777777" w:rsidR="00B53348" w:rsidRDefault="00B53348" w:rsidP="00B53348">
      <w:pPr>
        <w:pStyle w:val="CommentText"/>
        <w:numPr>
          <w:ilvl w:val="0"/>
          <w:numId w:val="11"/>
        </w:numPr>
        <w:bidi/>
        <w:jc w:val="both"/>
      </w:pPr>
      <w:r>
        <w:rPr>
          <w:rFonts w:hint="cs"/>
          <w:rtl/>
        </w:rPr>
        <w:t xml:space="preserve">דרך אחת להתמודד עם הבעיה היא דרך מיפוי </w:t>
      </w:r>
      <w:r>
        <w:rPr>
          <w:rtl/>
        </w:rPr>
        <w:t>–</w:t>
      </w:r>
      <w:r>
        <w:rPr>
          <w:rFonts w:hint="cs"/>
          <w:rtl/>
        </w:rPr>
        <w:t xml:space="preserve"> ולהסביר למה</w:t>
      </w:r>
    </w:p>
    <w:p w14:paraId="098E2F63" w14:textId="77777777" w:rsidR="00B53348" w:rsidRDefault="00B53348" w:rsidP="00B53348">
      <w:pPr>
        <w:pStyle w:val="CommentText"/>
        <w:numPr>
          <w:ilvl w:val="0"/>
          <w:numId w:val="11"/>
        </w:numPr>
        <w:bidi/>
        <w:jc w:val="both"/>
      </w:pPr>
      <w:r>
        <w:rPr>
          <w:rFonts w:hint="cs"/>
          <w:rtl/>
        </w:rPr>
        <w:t xml:space="preserve">יש כמה שיטות למיפוי </w:t>
      </w:r>
    </w:p>
    <w:p w14:paraId="2EBCA00A" w14:textId="77777777" w:rsidR="00B53348" w:rsidRDefault="00B53348" w:rsidP="00B53348">
      <w:pPr>
        <w:pStyle w:val="CommentText"/>
        <w:numPr>
          <w:ilvl w:val="0"/>
          <w:numId w:val="11"/>
        </w:numPr>
        <w:bidi/>
        <w:jc w:val="both"/>
      </w:pPr>
      <w:r>
        <w:rPr>
          <w:rFonts w:hint="cs"/>
          <w:rtl/>
        </w:rPr>
        <w:t xml:space="preserve"> החסרונות שלהם</w:t>
      </w:r>
    </w:p>
    <w:p w14:paraId="15546685" w14:textId="77777777" w:rsidR="00B53348" w:rsidRDefault="00B53348" w:rsidP="00B53348">
      <w:pPr>
        <w:pStyle w:val="CommentText"/>
        <w:numPr>
          <w:ilvl w:val="0"/>
          <w:numId w:val="11"/>
        </w:numPr>
        <w:bidi/>
        <w:jc w:val="both"/>
      </w:pPr>
      <w:r>
        <w:rPr>
          <w:rFonts w:hint="cs"/>
          <w:rtl/>
        </w:rPr>
        <w:t xml:space="preserve">בפרויקט שלנו נתמוך בשיטה </w:t>
      </w:r>
      <w:r>
        <w:rPr>
          <w:rFonts w:hint="cs"/>
        </w:rPr>
        <w:t>ME</w:t>
      </w:r>
      <w:r>
        <w:t>-MAP</w:t>
      </w:r>
    </w:p>
  </w:comment>
  <w:comment w:id="145" w:author="אורן  ציפורה שור" w:date="2019-12-04T17:42:00Z" w:initials="אצש">
    <w:p w14:paraId="3C1664AD" w14:textId="422104A8" w:rsidR="00CA6142" w:rsidRDefault="00CA6142">
      <w:pPr>
        <w:pStyle w:val="CommentText"/>
      </w:pPr>
      <w:r>
        <w:rPr>
          <w:rStyle w:val="CommentReference"/>
        </w:rPr>
        <w:annotationRef/>
      </w:r>
    </w:p>
  </w:comment>
  <w:comment w:id="148" w:author="Arnon Sturm" w:date="2019-12-03T19:22:00Z" w:initials="AS">
    <w:p w14:paraId="61EDA959" w14:textId="77777777" w:rsidR="00B53348" w:rsidRDefault="00B53348">
      <w:pPr>
        <w:pStyle w:val="CommentText"/>
        <w:rPr>
          <w:rtl/>
        </w:rPr>
      </w:pPr>
      <w:r>
        <w:rPr>
          <w:rStyle w:val="CommentReference"/>
        </w:rPr>
        <w:annotationRef/>
      </w:r>
      <w:r>
        <w:rPr>
          <w:rFonts w:hint="cs"/>
          <w:rtl/>
        </w:rPr>
        <w:t xml:space="preserve">הסבר על השיטה כולל דוגמא </w:t>
      </w:r>
    </w:p>
  </w:comment>
  <w:comment w:id="153" w:author="Arnon Sturm" w:date="2019-12-03T19:20:00Z" w:initials="AS">
    <w:p w14:paraId="75869B89" w14:textId="77777777" w:rsidR="00B53348" w:rsidRDefault="00B53348" w:rsidP="00B53348">
      <w:pPr>
        <w:pStyle w:val="CommentText"/>
        <w:bidi/>
        <w:rPr>
          <w:rtl/>
        </w:rPr>
      </w:pPr>
      <w:r>
        <w:rPr>
          <w:rStyle w:val="CommentReference"/>
        </w:rPr>
        <w:annotationRef/>
      </w:r>
      <w:r>
        <w:rPr>
          <w:rFonts w:hint="cs"/>
          <w:rtl/>
        </w:rPr>
        <w:t>עדיף לתאר כסיפור ולא כנקודות</w:t>
      </w:r>
    </w:p>
    <w:p w14:paraId="4809DFAA" w14:textId="77777777" w:rsidR="00B53348" w:rsidRDefault="00B53348" w:rsidP="00B53348">
      <w:pPr>
        <w:pStyle w:val="CommentText"/>
        <w:bidi/>
        <w:rPr>
          <w:rtl/>
        </w:rPr>
      </w:pPr>
      <w:r>
        <w:rPr>
          <w:rFonts w:hint="cs"/>
          <w:rtl/>
        </w:rPr>
        <w:t xml:space="preserve">פסקה על כל עבודה </w:t>
      </w:r>
      <w:r>
        <w:rPr>
          <w:rtl/>
        </w:rPr>
        <w:t>–</w:t>
      </w:r>
      <w:r>
        <w:rPr>
          <w:rFonts w:hint="cs"/>
          <w:rtl/>
        </w:rPr>
        <w:t>דוגמא</w:t>
      </w:r>
    </w:p>
    <w:p w14:paraId="3DD65134" w14:textId="77777777" w:rsidR="00B53348" w:rsidRDefault="00B53348" w:rsidP="00B53348">
      <w:pPr>
        <w:pStyle w:val="CommentText"/>
        <w:bidi/>
      </w:pPr>
      <w:r>
        <w:rPr>
          <w:rFonts w:hint="cs"/>
          <w:rtl/>
        </w:rPr>
        <w:t xml:space="preserve">בסופו של דבר טבלת השוואה עפ"י קריטריונים של כל העבודות וגם </w:t>
      </w:r>
      <w:r>
        <w:rPr>
          <w:rFonts w:hint="cs"/>
        </w:rPr>
        <w:t>ME</w:t>
      </w:r>
      <w:r>
        <w:rPr>
          <w:rFonts w:hint="cs"/>
          <w:rtl/>
        </w:rPr>
        <w:t>-</w:t>
      </w:r>
      <w:r>
        <w:rPr>
          <w:rFonts w:hint="cs"/>
        </w:rPr>
        <w:t>MAP</w:t>
      </w:r>
    </w:p>
  </w:comment>
  <w:comment w:id="573" w:author="Arnon Sturm" w:date="2019-12-03T19:24:00Z" w:initials="AS">
    <w:p w14:paraId="61F60690" w14:textId="77777777" w:rsidR="00B53348" w:rsidRDefault="00B53348" w:rsidP="00B53348">
      <w:pPr>
        <w:pStyle w:val="CommentText"/>
        <w:bidi/>
      </w:pPr>
      <w:r>
        <w:rPr>
          <w:rStyle w:val="CommentReference"/>
        </w:rPr>
        <w:annotationRef/>
      </w:r>
      <w:r>
        <w:rPr>
          <w:rFonts w:hint="cs"/>
          <w:rtl/>
        </w:rPr>
        <w:t xml:space="preserve">כאן צריך להגיע פרק הדרישות גם </w:t>
      </w:r>
      <w:r>
        <w:rPr>
          <w:rFonts w:hint="cs"/>
        </w:rPr>
        <w:t>USE CASE</w:t>
      </w:r>
      <w:r>
        <w:rPr>
          <w:rFonts w:hint="cs"/>
          <w:rtl/>
        </w:rPr>
        <w:t xml:space="preserve"> וגם דרישות נוספות.</w:t>
      </w:r>
    </w:p>
  </w:comment>
  <w:comment w:id="576" w:author="Arnon Sturm" w:date="2019-12-03T19:26:00Z" w:initials="AS">
    <w:p w14:paraId="7F42F009" w14:textId="77777777" w:rsidR="001768C8" w:rsidRDefault="001768C8" w:rsidP="001768C8">
      <w:pPr>
        <w:pStyle w:val="CommentText"/>
        <w:bidi/>
        <w:rPr>
          <w:rtl/>
        </w:rPr>
      </w:pPr>
      <w:r>
        <w:rPr>
          <w:rStyle w:val="CommentReference"/>
        </w:rPr>
        <w:annotationRef/>
      </w:r>
      <w:r>
        <w:rPr>
          <w:rFonts w:hint="cs"/>
          <w:rtl/>
        </w:rPr>
        <w:t>טכנולוגיות אפשריות</w:t>
      </w:r>
    </w:p>
    <w:p w14:paraId="45FF8E7E" w14:textId="77777777" w:rsidR="001768C8" w:rsidRDefault="001768C8" w:rsidP="001768C8">
      <w:pPr>
        <w:pStyle w:val="CommentText"/>
        <w:bidi/>
        <w:rPr>
          <w:rtl/>
        </w:rPr>
      </w:pPr>
      <w:r>
        <w:rPr>
          <w:rFonts w:hint="cs"/>
          <w:rtl/>
        </w:rPr>
        <w:t>כאן צריך להתייחס לדרישות ומהן לגזור את הדברים האחרים</w:t>
      </w:r>
    </w:p>
    <w:p w14:paraId="780A501C" w14:textId="77777777" w:rsidR="001768C8" w:rsidRDefault="001768C8" w:rsidP="001768C8">
      <w:pPr>
        <w:pStyle w:val="CommentText"/>
        <w:bidi/>
        <w:rPr>
          <w:rtl/>
        </w:rPr>
      </w:pPr>
      <w:r>
        <w:rPr>
          <w:rFonts w:hint="cs"/>
          <w:rtl/>
        </w:rPr>
        <w:t>למשל: אחת הדרישות היא שהמערכת לא תתדרוש התקנה (כלומר דרך הדפדפן)</w:t>
      </w:r>
    </w:p>
    <w:p w14:paraId="3EB0484B" w14:textId="77777777" w:rsidR="001768C8" w:rsidRDefault="001768C8" w:rsidP="001768C8">
      <w:pPr>
        <w:pStyle w:val="CommentText"/>
        <w:bidi/>
        <w:rPr>
          <w:rtl/>
        </w:rPr>
      </w:pPr>
      <w:r>
        <w:rPr>
          <w:rFonts w:hint="cs"/>
          <w:rtl/>
        </w:rPr>
        <w:t>דרישה אחרת היא ריבוי משתמשים</w:t>
      </w:r>
    </w:p>
    <w:p w14:paraId="0BD2447C" w14:textId="77777777" w:rsidR="001768C8" w:rsidRDefault="001768C8" w:rsidP="001768C8">
      <w:pPr>
        <w:pStyle w:val="CommentText"/>
        <w:bidi/>
        <w:rPr>
          <w:rtl/>
        </w:rPr>
      </w:pPr>
    </w:p>
    <w:p w14:paraId="1C99F75B" w14:textId="77777777" w:rsidR="001768C8" w:rsidRDefault="001768C8" w:rsidP="001768C8">
      <w:pPr>
        <w:pStyle w:val="CommentText"/>
        <w:bidi/>
        <w:rPr>
          <w:rtl/>
        </w:rPr>
      </w:pPr>
    </w:p>
  </w:comment>
  <w:comment w:id="1273" w:author="Arnon Sturm" w:date="2019-12-03T19:26:00Z" w:initials="AS">
    <w:p w14:paraId="3666B7E0" w14:textId="77777777" w:rsidR="00B53348" w:rsidRDefault="00B53348" w:rsidP="005F1D5F">
      <w:pPr>
        <w:pStyle w:val="CommentText"/>
        <w:bidi/>
        <w:rPr>
          <w:rtl/>
        </w:rPr>
      </w:pPr>
      <w:r>
        <w:rPr>
          <w:rStyle w:val="CommentReference"/>
        </w:rPr>
        <w:annotationRef/>
      </w:r>
      <w:r>
        <w:rPr>
          <w:rFonts w:hint="cs"/>
          <w:rtl/>
        </w:rPr>
        <w:t>טכנולוגיות אפשריות</w:t>
      </w:r>
    </w:p>
    <w:p w14:paraId="1DA8E5FE" w14:textId="77777777" w:rsidR="00B53348" w:rsidRDefault="00B53348" w:rsidP="005F1D5F">
      <w:pPr>
        <w:pStyle w:val="CommentText"/>
        <w:bidi/>
        <w:rPr>
          <w:rtl/>
        </w:rPr>
      </w:pPr>
      <w:r>
        <w:rPr>
          <w:rFonts w:hint="cs"/>
          <w:rtl/>
        </w:rPr>
        <w:t>כאן צריך להתייחס לדרישות ומהן לגזור את הדברים האחרים</w:t>
      </w:r>
    </w:p>
    <w:p w14:paraId="738BFE0A" w14:textId="77777777" w:rsidR="005F1D5F" w:rsidRDefault="005F1D5F" w:rsidP="005F1D5F">
      <w:pPr>
        <w:pStyle w:val="CommentText"/>
        <w:bidi/>
        <w:rPr>
          <w:rtl/>
        </w:rPr>
      </w:pPr>
      <w:r>
        <w:rPr>
          <w:rFonts w:hint="cs"/>
          <w:rtl/>
        </w:rPr>
        <w:t>למשל: אחת הדרישות היא שהמערכת לא תתדרוש התקנה (כלומר דרך הדפדפן)</w:t>
      </w:r>
    </w:p>
    <w:p w14:paraId="5C9DAB62" w14:textId="77777777" w:rsidR="005F1D5F" w:rsidRDefault="005F1D5F" w:rsidP="005F1D5F">
      <w:pPr>
        <w:pStyle w:val="CommentText"/>
        <w:bidi/>
        <w:rPr>
          <w:rtl/>
        </w:rPr>
      </w:pPr>
      <w:r>
        <w:rPr>
          <w:rFonts w:hint="cs"/>
          <w:rtl/>
        </w:rPr>
        <w:t>דרישה אחרת היא ריבוי משתמשים</w:t>
      </w:r>
    </w:p>
    <w:p w14:paraId="27C4C238" w14:textId="77777777" w:rsidR="005F1D5F" w:rsidRDefault="005F1D5F" w:rsidP="005F1D5F">
      <w:pPr>
        <w:pStyle w:val="CommentText"/>
        <w:bidi/>
        <w:rPr>
          <w:rtl/>
        </w:rPr>
      </w:pPr>
    </w:p>
    <w:p w14:paraId="425B9C3C" w14:textId="77777777" w:rsidR="005F1D5F" w:rsidRDefault="005F1D5F" w:rsidP="005F1D5F">
      <w:pPr>
        <w:pStyle w:val="CommentText"/>
        <w:bidi/>
        <w:rPr>
          <w:rtl/>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546685" w15:done="0"/>
  <w15:commentEx w15:paraId="3C1664AD" w15:paraIdParent="15546685" w15:done="0"/>
  <w15:commentEx w15:paraId="61EDA959" w15:done="0"/>
  <w15:commentEx w15:paraId="3DD65134" w15:done="0"/>
  <w15:commentEx w15:paraId="61F60690" w15:done="0"/>
  <w15:commentEx w15:paraId="1C99F75B" w15:done="0"/>
  <w15:commentEx w15:paraId="425B9C3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2F80CE" w14:textId="77777777" w:rsidR="007245CC" w:rsidRDefault="007245CC" w:rsidP="007F20CF">
      <w:pPr>
        <w:spacing w:after="0" w:line="240" w:lineRule="auto"/>
      </w:pPr>
      <w:r>
        <w:separator/>
      </w:r>
    </w:p>
  </w:endnote>
  <w:endnote w:type="continuationSeparator" w:id="0">
    <w:p w14:paraId="7C4E86B0" w14:textId="77777777" w:rsidR="007245CC" w:rsidRDefault="007245CC" w:rsidP="007F2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39BC55" w14:textId="77777777" w:rsidR="007245CC" w:rsidRDefault="007245CC" w:rsidP="007F20CF">
      <w:pPr>
        <w:spacing w:after="0" w:line="240" w:lineRule="auto"/>
      </w:pPr>
      <w:r>
        <w:separator/>
      </w:r>
    </w:p>
  </w:footnote>
  <w:footnote w:type="continuationSeparator" w:id="0">
    <w:p w14:paraId="6C955C6D" w14:textId="77777777" w:rsidR="007245CC" w:rsidRDefault="007245CC" w:rsidP="007F2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36E62"/>
    <w:multiLevelType w:val="hybridMultilevel"/>
    <w:tmpl w:val="A006AAD6"/>
    <w:lvl w:ilvl="0" w:tplc="661EFACC">
      <w:start w:val="1"/>
      <w:numFmt w:val="hebrew1"/>
      <w:lvlText w:val="%1."/>
      <w:lvlJc w:val="left"/>
      <w:pPr>
        <w:ind w:left="720" w:hanging="360"/>
      </w:pPr>
      <w:rPr>
        <w:rFonts w:ascii="David" w:eastAsiaTheme="minorHAnsi" w:hAnsi="David" w:cs="David"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92877"/>
    <w:multiLevelType w:val="hybridMultilevel"/>
    <w:tmpl w:val="0FF6AD06"/>
    <w:lvl w:ilvl="0" w:tplc="84F08D9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7115B"/>
    <w:multiLevelType w:val="hybridMultilevel"/>
    <w:tmpl w:val="08FE595C"/>
    <w:lvl w:ilvl="0" w:tplc="B1B62B3E">
      <w:start w:val="1"/>
      <w:numFmt w:val="decimal"/>
      <w:lvlText w:val="%1."/>
      <w:lvlJc w:val="left"/>
      <w:pPr>
        <w:ind w:left="720" w:hanging="360"/>
      </w:pPr>
    </w:lvl>
    <w:lvl w:ilvl="1" w:tplc="5CDA7C10">
      <w:start w:val="1"/>
      <w:numFmt w:val="lowerLetter"/>
      <w:lvlText w:val="%2."/>
      <w:lvlJc w:val="left"/>
      <w:pPr>
        <w:ind w:left="1440" w:hanging="360"/>
      </w:pPr>
    </w:lvl>
    <w:lvl w:ilvl="2" w:tplc="E6167BF8">
      <w:start w:val="1"/>
      <w:numFmt w:val="decimal"/>
      <w:lvlText w:val="%3."/>
      <w:lvlJc w:val="left"/>
      <w:pPr>
        <w:ind w:left="2160" w:hanging="180"/>
      </w:pPr>
    </w:lvl>
    <w:lvl w:ilvl="3" w:tplc="76062126">
      <w:start w:val="1"/>
      <w:numFmt w:val="decimal"/>
      <w:lvlText w:val="%4."/>
      <w:lvlJc w:val="left"/>
      <w:pPr>
        <w:ind w:left="2880" w:hanging="360"/>
      </w:pPr>
    </w:lvl>
    <w:lvl w:ilvl="4" w:tplc="0684717C">
      <w:start w:val="1"/>
      <w:numFmt w:val="lowerLetter"/>
      <w:lvlText w:val="%5."/>
      <w:lvlJc w:val="left"/>
      <w:pPr>
        <w:ind w:left="3600" w:hanging="360"/>
      </w:pPr>
    </w:lvl>
    <w:lvl w:ilvl="5" w:tplc="16FC3CFE">
      <w:start w:val="1"/>
      <w:numFmt w:val="lowerRoman"/>
      <w:lvlText w:val="%6."/>
      <w:lvlJc w:val="right"/>
      <w:pPr>
        <w:ind w:left="4320" w:hanging="180"/>
      </w:pPr>
    </w:lvl>
    <w:lvl w:ilvl="6" w:tplc="49081072">
      <w:start w:val="1"/>
      <w:numFmt w:val="decimal"/>
      <w:lvlText w:val="%7."/>
      <w:lvlJc w:val="left"/>
      <w:pPr>
        <w:ind w:left="5040" w:hanging="360"/>
      </w:pPr>
    </w:lvl>
    <w:lvl w:ilvl="7" w:tplc="3A32EB7E">
      <w:start w:val="1"/>
      <w:numFmt w:val="lowerLetter"/>
      <w:lvlText w:val="%8."/>
      <w:lvlJc w:val="left"/>
      <w:pPr>
        <w:ind w:left="5760" w:hanging="360"/>
      </w:pPr>
    </w:lvl>
    <w:lvl w:ilvl="8" w:tplc="D060ADD4">
      <w:start w:val="1"/>
      <w:numFmt w:val="lowerRoman"/>
      <w:lvlText w:val="%9."/>
      <w:lvlJc w:val="right"/>
      <w:pPr>
        <w:ind w:left="6480" w:hanging="180"/>
      </w:pPr>
    </w:lvl>
  </w:abstractNum>
  <w:abstractNum w:abstractNumId="3" w15:restartNumberingAfterBreak="0">
    <w:nsid w:val="1C46523B"/>
    <w:multiLevelType w:val="hybridMultilevel"/>
    <w:tmpl w:val="2CFAF3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15D1B99"/>
    <w:multiLevelType w:val="hybridMultilevel"/>
    <w:tmpl w:val="B63A4B98"/>
    <w:lvl w:ilvl="0" w:tplc="C4F6853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E45C3C"/>
    <w:multiLevelType w:val="hybridMultilevel"/>
    <w:tmpl w:val="C3565110"/>
    <w:lvl w:ilvl="0" w:tplc="48E871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2853B3B"/>
    <w:multiLevelType w:val="hybridMultilevel"/>
    <w:tmpl w:val="1A1C1EC6"/>
    <w:lvl w:ilvl="0" w:tplc="62826ED4">
      <w:start w:val="1"/>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38D4D8E"/>
    <w:multiLevelType w:val="hybridMultilevel"/>
    <w:tmpl w:val="68D4F2DE"/>
    <w:lvl w:ilvl="0" w:tplc="D924E044">
      <w:start w:val="1"/>
      <w:numFmt w:val="decimal"/>
      <w:lvlText w:val="%1."/>
      <w:lvlJc w:val="left"/>
      <w:pPr>
        <w:ind w:left="1080" w:hanging="360"/>
      </w:pPr>
      <w:rPr>
        <w:rFonts w:hint="default"/>
        <w:b w:val="0"/>
        <w:bCs w:val="0"/>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3AC6449"/>
    <w:multiLevelType w:val="hybridMultilevel"/>
    <w:tmpl w:val="37DC58F2"/>
    <w:lvl w:ilvl="0" w:tplc="62826ED4">
      <w:start w:val="1"/>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416C03"/>
    <w:multiLevelType w:val="hybridMultilevel"/>
    <w:tmpl w:val="05C0E742"/>
    <w:lvl w:ilvl="0" w:tplc="54B289DE">
      <w:start w:val="1"/>
      <w:numFmt w:val="decimal"/>
      <w:lvlText w:val="%1."/>
      <w:lvlJc w:val="left"/>
      <w:pPr>
        <w:ind w:left="720" w:hanging="360"/>
      </w:pPr>
    </w:lvl>
    <w:lvl w:ilvl="1" w:tplc="ACB05FEC">
      <w:start w:val="1"/>
      <w:numFmt w:val="decimal"/>
      <w:lvlText w:val="%2."/>
      <w:lvlJc w:val="left"/>
      <w:pPr>
        <w:ind w:left="1440" w:hanging="360"/>
      </w:pPr>
    </w:lvl>
    <w:lvl w:ilvl="2" w:tplc="604247DA">
      <w:start w:val="1"/>
      <w:numFmt w:val="lowerRoman"/>
      <w:lvlText w:val="%3."/>
      <w:lvlJc w:val="right"/>
      <w:pPr>
        <w:ind w:left="2160" w:hanging="180"/>
      </w:pPr>
    </w:lvl>
    <w:lvl w:ilvl="3" w:tplc="FF7857C2">
      <w:start w:val="1"/>
      <w:numFmt w:val="decimal"/>
      <w:lvlText w:val="%4."/>
      <w:lvlJc w:val="left"/>
      <w:pPr>
        <w:ind w:left="2880" w:hanging="360"/>
      </w:pPr>
    </w:lvl>
    <w:lvl w:ilvl="4" w:tplc="111A5EEA">
      <w:start w:val="1"/>
      <w:numFmt w:val="lowerLetter"/>
      <w:lvlText w:val="%5."/>
      <w:lvlJc w:val="left"/>
      <w:pPr>
        <w:ind w:left="3600" w:hanging="360"/>
      </w:pPr>
    </w:lvl>
    <w:lvl w:ilvl="5" w:tplc="CBD8A694">
      <w:start w:val="1"/>
      <w:numFmt w:val="lowerRoman"/>
      <w:lvlText w:val="%6."/>
      <w:lvlJc w:val="right"/>
      <w:pPr>
        <w:ind w:left="4320" w:hanging="180"/>
      </w:pPr>
    </w:lvl>
    <w:lvl w:ilvl="6" w:tplc="2ACA0F5E">
      <w:start w:val="1"/>
      <w:numFmt w:val="decimal"/>
      <w:lvlText w:val="%7."/>
      <w:lvlJc w:val="left"/>
      <w:pPr>
        <w:ind w:left="5040" w:hanging="360"/>
      </w:pPr>
    </w:lvl>
    <w:lvl w:ilvl="7" w:tplc="FDCAE4E6">
      <w:start w:val="1"/>
      <w:numFmt w:val="lowerLetter"/>
      <w:lvlText w:val="%8."/>
      <w:lvlJc w:val="left"/>
      <w:pPr>
        <w:ind w:left="5760" w:hanging="360"/>
      </w:pPr>
    </w:lvl>
    <w:lvl w:ilvl="8" w:tplc="1200EABA">
      <w:start w:val="1"/>
      <w:numFmt w:val="lowerRoman"/>
      <w:lvlText w:val="%9."/>
      <w:lvlJc w:val="right"/>
      <w:pPr>
        <w:ind w:left="6480" w:hanging="180"/>
      </w:pPr>
    </w:lvl>
  </w:abstractNum>
  <w:abstractNum w:abstractNumId="10" w15:restartNumberingAfterBreak="0">
    <w:nsid w:val="6B655B1A"/>
    <w:multiLevelType w:val="hybridMultilevel"/>
    <w:tmpl w:val="B48E3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D00517"/>
    <w:multiLevelType w:val="hybridMultilevel"/>
    <w:tmpl w:val="DBA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657572"/>
    <w:multiLevelType w:val="hybridMultilevel"/>
    <w:tmpl w:val="577CB0A6"/>
    <w:lvl w:ilvl="0" w:tplc="66765B5A">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1661A3"/>
    <w:multiLevelType w:val="hybridMultilevel"/>
    <w:tmpl w:val="EAA2D07E"/>
    <w:lvl w:ilvl="0" w:tplc="9D1492EC">
      <w:start w:val="1"/>
      <w:numFmt w:val="decimal"/>
      <w:lvlText w:val="%1."/>
      <w:lvlJc w:val="left"/>
      <w:pPr>
        <w:ind w:left="1080" w:hanging="360"/>
      </w:pPr>
      <w:rPr>
        <w:rFonts w:hint="default"/>
        <w:sz w:val="24"/>
        <w:szCs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0"/>
  </w:num>
  <w:num w:numId="3">
    <w:abstractNumId w:val="1"/>
  </w:num>
  <w:num w:numId="4">
    <w:abstractNumId w:val="12"/>
  </w:num>
  <w:num w:numId="5">
    <w:abstractNumId w:val="3"/>
  </w:num>
  <w:num w:numId="6">
    <w:abstractNumId w:val="0"/>
  </w:num>
  <w:num w:numId="7">
    <w:abstractNumId w:val="13"/>
  </w:num>
  <w:num w:numId="8">
    <w:abstractNumId w:val="6"/>
  </w:num>
  <w:num w:numId="9">
    <w:abstractNumId w:val="8"/>
  </w:num>
  <w:num w:numId="10">
    <w:abstractNumId w:val="4"/>
  </w:num>
  <w:num w:numId="11">
    <w:abstractNumId w:val="11"/>
  </w:num>
  <w:num w:numId="12">
    <w:abstractNumId w:val="5"/>
  </w:num>
  <w:num w:numId="13">
    <w:abstractNumId w:val="9"/>
  </w:num>
  <w:num w:numId="1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עילי פרידמן">
    <w15:presenceInfo w15:providerId="None" w15:userId="עילי פרידמן"/>
  </w15:person>
  <w15:person w15:author="Arnon Sturm">
    <w15:presenceInfo w15:providerId="Windows Live" w15:userId="6c9f938bf357c05b"/>
  </w15:person>
  <w15:person w15:author="אורן  ציפורה שור">
    <w15:presenceInfo w15:providerId="None" w15:userId="אורן  ציפורה שור"/>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5DB"/>
    <w:rsid w:val="000B79B1"/>
    <w:rsid w:val="00166294"/>
    <w:rsid w:val="001768C8"/>
    <w:rsid w:val="001C4AF6"/>
    <w:rsid w:val="002675C9"/>
    <w:rsid w:val="00327DD5"/>
    <w:rsid w:val="00394EE4"/>
    <w:rsid w:val="003A6708"/>
    <w:rsid w:val="00454B7F"/>
    <w:rsid w:val="004E690A"/>
    <w:rsid w:val="004F27AF"/>
    <w:rsid w:val="004F5BB3"/>
    <w:rsid w:val="00534A57"/>
    <w:rsid w:val="00534ED7"/>
    <w:rsid w:val="00560520"/>
    <w:rsid w:val="005F1D5F"/>
    <w:rsid w:val="00650885"/>
    <w:rsid w:val="00651221"/>
    <w:rsid w:val="00655BF3"/>
    <w:rsid w:val="006F1482"/>
    <w:rsid w:val="00706A45"/>
    <w:rsid w:val="007245CC"/>
    <w:rsid w:val="00726309"/>
    <w:rsid w:val="00726E2B"/>
    <w:rsid w:val="00733FC3"/>
    <w:rsid w:val="007B29AD"/>
    <w:rsid w:val="007C27B5"/>
    <w:rsid w:val="007F20CF"/>
    <w:rsid w:val="00853346"/>
    <w:rsid w:val="00890C94"/>
    <w:rsid w:val="008D6567"/>
    <w:rsid w:val="008E7F68"/>
    <w:rsid w:val="00901FE1"/>
    <w:rsid w:val="009065E5"/>
    <w:rsid w:val="00945CCD"/>
    <w:rsid w:val="009779CA"/>
    <w:rsid w:val="00A833B4"/>
    <w:rsid w:val="00AB2280"/>
    <w:rsid w:val="00AF7260"/>
    <w:rsid w:val="00B53348"/>
    <w:rsid w:val="00BF51E4"/>
    <w:rsid w:val="00C05768"/>
    <w:rsid w:val="00CA6142"/>
    <w:rsid w:val="00D01E93"/>
    <w:rsid w:val="00D32472"/>
    <w:rsid w:val="00D35224"/>
    <w:rsid w:val="00D676D3"/>
    <w:rsid w:val="00D70E38"/>
    <w:rsid w:val="00D95944"/>
    <w:rsid w:val="00DA1BD2"/>
    <w:rsid w:val="00DD35DB"/>
    <w:rsid w:val="00DF060D"/>
    <w:rsid w:val="00E174D3"/>
    <w:rsid w:val="00E42825"/>
    <w:rsid w:val="00E66F79"/>
    <w:rsid w:val="00EB36AC"/>
    <w:rsid w:val="00F13BD7"/>
    <w:rsid w:val="00F45F9D"/>
    <w:rsid w:val="00FE2522"/>
    <w:rsid w:val="00FE7D0B"/>
    <w:rsid w:val="00FF17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C2BFD"/>
  <w15:chartTrackingRefBased/>
  <w15:docId w15:val="{C082B0C5-BD52-4B6A-A17A-0753854FE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5DB"/>
    <w:pPr>
      <w:ind w:left="720"/>
      <w:contextualSpacing/>
    </w:pPr>
  </w:style>
  <w:style w:type="character" w:styleId="Hyperlink">
    <w:name w:val="Hyperlink"/>
    <w:basedOn w:val="DefaultParagraphFont"/>
    <w:uiPriority w:val="99"/>
    <w:semiHidden/>
    <w:unhideWhenUsed/>
    <w:rsid w:val="00DD35DB"/>
    <w:rPr>
      <w:color w:val="0000FF"/>
      <w:u w:val="single"/>
    </w:rPr>
  </w:style>
  <w:style w:type="table" w:styleId="TableGrid">
    <w:name w:val="Table Grid"/>
    <w:basedOn w:val="TableNormal"/>
    <w:uiPriority w:val="39"/>
    <w:rsid w:val="00BF5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20CF"/>
    <w:pPr>
      <w:tabs>
        <w:tab w:val="center" w:pos="4153"/>
        <w:tab w:val="right" w:pos="8306"/>
      </w:tabs>
      <w:spacing w:after="0" w:line="240" w:lineRule="auto"/>
    </w:pPr>
  </w:style>
  <w:style w:type="character" w:customStyle="1" w:styleId="HeaderChar">
    <w:name w:val="Header Char"/>
    <w:basedOn w:val="DefaultParagraphFont"/>
    <w:link w:val="Header"/>
    <w:uiPriority w:val="99"/>
    <w:rsid w:val="007F20CF"/>
  </w:style>
  <w:style w:type="paragraph" w:styleId="Footer">
    <w:name w:val="footer"/>
    <w:basedOn w:val="Normal"/>
    <w:link w:val="FooterChar"/>
    <w:uiPriority w:val="99"/>
    <w:unhideWhenUsed/>
    <w:rsid w:val="007F20CF"/>
    <w:pPr>
      <w:tabs>
        <w:tab w:val="center" w:pos="4153"/>
        <w:tab w:val="right" w:pos="8306"/>
      </w:tabs>
      <w:spacing w:after="0" w:line="240" w:lineRule="auto"/>
    </w:pPr>
  </w:style>
  <w:style w:type="character" w:customStyle="1" w:styleId="FooterChar">
    <w:name w:val="Footer Char"/>
    <w:basedOn w:val="DefaultParagraphFont"/>
    <w:link w:val="Footer"/>
    <w:uiPriority w:val="99"/>
    <w:rsid w:val="007F20CF"/>
  </w:style>
  <w:style w:type="character" w:styleId="FollowedHyperlink">
    <w:name w:val="FollowedHyperlink"/>
    <w:basedOn w:val="DefaultParagraphFont"/>
    <w:uiPriority w:val="99"/>
    <w:semiHidden/>
    <w:unhideWhenUsed/>
    <w:rsid w:val="00D95944"/>
    <w:rPr>
      <w:color w:val="954F72" w:themeColor="followedHyperlink"/>
      <w:u w:val="single"/>
    </w:rPr>
  </w:style>
  <w:style w:type="paragraph" w:styleId="BalloonText">
    <w:name w:val="Balloon Text"/>
    <w:basedOn w:val="Normal"/>
    <w:link w:val="BalloonTextChar"/>
    <w:uiPriority w:val="99"/>
    <w:semiHidden/>
    <w:unhideWhenUsed/>
    <w:rsid w:val="00B533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3348"/>
    <w:rPr>
      <w:rFonts w:ascii="Segoe UI" w:hAnsi="Segoe UI" w:cs="Segoe UI"/>
      <w:sz w:val="18"/>
      <w:szCs w:val="18"/>
    </w:rPr>
  </w:style>
  <w:style w:type="character" w:styleId="CommentReference">
    <w:name w:val="annotation reference"/>
    <w:basedOn w:val="DefaultParagraphFont"/>
    <w:uiPriority w:val="99"/>
    <w:semiHidden/>
    <w:unhideWhenUsed/>
    <w:rsid w:val="00B53348"/>
    <w:rPr>
      <w:sz w:val="16"/>
      <w:szCs w:val="16"/>
    </w:rPr>
  </w:style>
  <w:style w:type="paragraph" w:styleId="CommentText">
    <w:name w:val="annotation text"/>
    <w:basedOn w:val="Normal"/>
    <w:link w:val="CommentTextChar"/>
    <w:uiPriority w:val="99"/>
    <w:semiHidden/>
    <w:unhideWhenUsed/>
    <w:rsid w:val="00B53348"/>
    <w:pPr>
      <w:spacing w:line="240" w:lineRule="auto"/>
    </w:pPr>
    <w:rPr>
      <w:sz w:val="20"/>
      <w:szCs w:val="20"/>
    </w:rPr>
  </w:style>
  <w:style w:type="character" w:customStyle="1" w:styleId="CommentTextChar">
    <w:name w:val="Comment Text Char"/>
    <w:basedOn w:val="DefaultParagraphFont"/>
    <w:link w:val="CommentText"/>
    <w:uiPriority w:val="99"/>
    <w:semiHidden/>
    <w:rsid w:val="00B53348"/>
    <w:rPr>
      <w:sz w:val="20"/>
      <w:szCs w:val="20"/>
    </w:rPr>
  </w:style>
  <w:style w:type="paragraph" w:styleId="CommentSubject">
    <w:name w:val="annotation subject"/>
    <w:basedOn w:val="CommentText"/>
    <w:next w:val="CommentText"/>
    <w:link w:val="CommentSubjectChar"/>
    <w:uiPriority w:val="99"/>
    <w:semiHidden/>
    <w:unhideWhenUsed/>
    <w:rsid w:val="00B53348"/>
    <w:rPr>
      <w:b/>
      <w:bCs/>
    </w:rPr>
  </w:style>
  <w:style w:type="character" w:customStyle="1" w:styleId="CommentSubjectChar">
    <w:name w:val="Comment Subject Char"/>
    <w:basedOn w:val="CommentTextChar"/>
    <w:link w:val="CommentSubject"/>
    <w:uiPriority w:val="99"/>
    <w:semiHidden/>
    <w:rsid w:val="00B53348"/>
    <w:rPr>
      <w:b/>
      <w:bCs/>
      <w:sz w:val="20"/>
      <w:szCs w:val="20"/>
    </w:rPr>
  </w:style>
  <w:style w:type="paragraph" w:styleId="Caption">
    <w:name w:val="caption"/>
    <w:basedOn w:val="Normal"/>
    <w:next w:val="Normal"/>
    <w:uiPriority w:val="35"/>
    <w:unhideWhenUsed/>
    <w:qFormat/>
    <w:rsid w:val="00CA614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31FD5-816A-4F78-8221-FAF5AF664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8</Pages>
  <Words>3998</Words>
  <Characters>19993</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אורן  ציפורה שור</dc:creator>
  <cp:keywords/>
  <dc:description/>
  <cp:lastModifiedBy>עילי פרידמן</cp:lastModifiedBy>
  <cp:revision>4</cp:revision>
  <dcterms:created xsi:type="dcterms:W3CDTF">2019-12-03T17:30:00Z</dcterms:created>
  <dcterms:modified xsi:type="dcterms:W3CDTF">2019-12-08T16:46:00Z</dcterms:modified>
</cp:coreProperties>
</file>