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0215A9" w14:textId="1F32E18A" w:rsidR="00A833B4" w:rsidRPr="007B29AD" w:rsidRDefault="00DD35DB" w:rsidP="00DD35DB">
      <w:pPr>
        <w:bidi/>
        <w:jc w:val="center"/>
        <w:rPr>
          <w:rFonts w:ascii="David" w:hAnsi="David" w:cs="David"/>
          <w:b/>
          <w:bCs/>
          <w:sz w:val="28"/>
          <w:szCs w:val="28"/>
          <w:rtl/>
        </w:rPr>
      </w:pPr>
      <w:r w:rsidRPr="007B29AD">
        <w:rPr>
          <w:rFonts w:ascii="David" w:hAnsi="David" w:cs="David"/>
          <w:b/>
          <w:bCs/>
          <w:sz w:val="28"/>
          <w:szCs w:val="28"/>
          <w:rtl/>
        </w:rPr>
        <w:t>סקר ספרות ודרישות:</w:t>
      </w:r>
    </w:p>
    <w:p w14:paraId="0D05A819" w14:textId="71105195" w:rsidR="00DD35DB" w:rsidRPr="007B29AD" w:rsidRDefault="00DD35DB" w:rsidP="00EB36AC">
      <w:pPr>
        <w:bidi/>
        <w:rPr>
          <w:rFonts w:ascii="David" w:hAnsi="David" w:cs="David"/>
          <w:b/>
          <w:bCs/>
          <w:sz w:val="24"/>
          <w:szCs w:val="24"/>
          <w:u w:val="single"/>
          <w:rtl/>
        </w:rPr>
      </w:pPr>
      <w:r w:rsidRPr="007B29AD">
        <w:rPr>
          <w:rFonts w:ascii="David" w:hAnsi="David" w:cs="David"/>
          <w:b/>
          <w:bCs/>
          <w:sz w:val="24"/>
          <w:szCs w:val="24"/>
          <w:u w:val="single"/>
          <w:rtl/>
        </w:rPr>
        <w:t xml:space="preserve">חלק </w:t>
      </w:r>
      <w:r w:rsidR="00D95944" w:rsidRPr="007B29AD">
        <w:rPr>
          <w:rFonts w:ascii="David" w:hAnsi="David" w:cs="David"/>
          <w:b/>
          <w:bCs/>
          <w:sz w:val="24"/>
          <w:szCs w:val="24"/>
          <w:u w:val="single"/>
          <w:rtl/>
        </w:rPr>
        <w:t>א'</w:t>
      </w:r>
      <w:r w:rsidR="00EB36AC" w:rsidRPr="007B29AD">
        <w:rPr>
          <w:rFonts w:ascii="David" w:hAnsi="David" w:cs="David"/>
          <w:b/>
          <w:bCs/>
          <w:sz w:val="24"/>
          <w:szCs w:val="24"/>
          <w:u w:val="single"/>
          <w:rtl/>
        </w:rPr>
        <w:t xml:space="preserve">: </w:t>
      </w:r>
    </w:p>
    <w:p w14:paraId="2D0E874C" w14:textId="649332C2" w:rsidR="00EB36AC" w:rsidRPr="007B29AD" w:rsidRDefault="00EB36AC" w:rsidP="00EB36AC">
      <w:pPr>
        <w:pStyle w:val="ListParagraph"/>
        <w:numPr>
          <w:ilvl w:val="0"/>
          <w:numId w:val="5"/>
        </w:numPr>
        <w:bidi/>
        <w:rPr>
          <w:rFonts w:ascii="David" w:hAnsi="David" w:cs="David"/>
          <w:sz w:val="24"/>
          <w:szCs w:val="24"/>
        </w:rPr>
      </w:pPr>
      <w:r w:rsidRPr="007B29AD">
        <w:rPr>
          <w:rFonts w:ascii="David" w:hAnsi="David" w:cs="David"/>
          <w:sz w:val="24"/>
          <w:szCs w:val="24"/>
          <w:rtl/>
        </w:rPr>
        <w:t>תקציר: #######</w:t>
      </w:r>
    </w:p>
    <w:p w14:paraId="21693BA3" w14:textId="5176BE1B" w:rsidR="00B53348" w:rsidRDefault="00B53348" w:rsidP="00EB36AC">
      <w:pPr>
        <w:pStyle w:val="ListParagraph"/>
        <w:numPr>
          <w:ilvl w:val="0"/>
          <w:numId w:val="5"/>
        </w:numPr>
        <w:bidi/>
        <w:rPr>
          <w:ins w:id="0" w:author="Arnon Sturm" w:date="2019-12-03T19:21:00Z"/>
          <w:rFonts w:ascii="David" w:hAnsi="David" w:cs="David"/>
          <w:sz w:val="24"/>
          <w:szCs w:val="24"/>
        </w:rPr>
      </w:pPr>
      <w:commentRangeStart w:id="1"/>
      <w:commentRangeStart w:id="2"/>
      <w:ins w:id="3" w:author="Arnon Sturm" w:date="2019-12-03T19:17:00Z">
        <w:r>
          <w:rPr>
            <w:rFonts w:ascii="David" w:hAnsi="David" w:cs="David" w:hint="cs"/>
            <w:sz w:val="24"/>
            <w:szCs w:val="24"/>
            <w:rtl/>
          </w:rPr>
          <w:t>מבוא</w:t>
        </w:r>
        <w:commentRangeEnd w:id="1"/>
        <w:r>
          <w:rPr>
            <w:rStyle w:val="CommentReference"/>
            <w:rtl/>
          </w:rPr>
          <w:commentReference w:id="1"/>
        </w:r>
      </w:ins>
      <w:commentRangeEnd w:id="2"/>
      <w:r w:rsidR="00CA6142">
        <w:rPr>
          <w:rStyle w:val="CommentReference"/>
          <w:rtl/>
        </w:rPr>
        <w:commentReference w:id="2"/>
      </w:r>
    </w:p>
    <w:p w14:paraId="5D21AB90" w14:textId="5ECA9C4C" w:rsidR="00B53348" w:rsidRDefault="00B53348" w:rsidP="00B53348">
      <w:pPr>
        <w:pStyle w:val="ListParagraph"/>
        <w:numPr>
          <w:ilvl w:val="0"/>
          <w:numId w:val="5"/>
        </w:numPr>
        <w:bidi/>
        <w:rPr>
          <w:ins w:id="4" w:author="Arnon Sturm" w:date="2019-12-03T19:17:00Z"/>
          <w:rFonts w:ascii="David" w:hAnsi="David" w:cs="David"/>
          <w:sz w:val="24"/>
          <w:szCs w:val="24"/>
        </w:rPr>
      </w:pPr>
      <w:commentRangeStart w:id="5"/>
      <w:ins w:id="6" w:author="Arnon Sturm" w:date="2019-12-03T19:21:00Z">
        <w:r>
          <w:rPr>
            <w:rFonts w:cs="David"/>
            <w:sz w:val="24"/>
            <w:szCs w:val="24"/>
          </w:rPr>
          <w:t>ME-MAP</w:t>
        </w:r>
      </w:ins>
      <w:commentRangeEnd w:id="5"/>
      <w:ins w:id="7" w:author="Arnon Sturm" w:date="2019-12-03T19:22:00Z">
        <w:r>
          <w:rPr>
            <w:rStyle w:val="CommentReference"/>
          </w:rPr>
          <w:commentReference w:id="5"/>
        </w:r>
      </w:ins>
    </w:p>
    <w:p w14:paraId="6FBF9ADC" w14:textId="44D8F7BE" w:rsidR="00EB36AC" w:rsidRPr="007B29AD" w:rsidRDefault="00EB36AC" w:rsidP="00B53348">
      <w:pPr>
        <w:pStyle w:val="ListParagraph"/>
        <w:numPr>
          <w:ilvl w:val="0"/>
          <w:numId w:val="5"/>
        </w:numPr>
        <w:bidi/>
        <w:rPr>
          <w:rFonts w:ascii="David" w:hAnsi="David" w:cs="David"/>
          <w:sz w:val="24"/>
          <w:szCs w:val="24"/>
          <w:rtl/>
        </w:rPr>
      </w:pPr>
      <w:del w:id="8" w:author="Arnon Sturm" w:date="2019-12-03T19:20:00Z">
        <w:r w:rsidRPr="007B29AD" w:rsidDel="00B53348">
          <w:rPr>
            <w:rFonts w:ascii="David" w:hAnsi="David" w:cs="David"/>
            <w:sz w:val="24"/>
            <w:szCs w:val="24"/>
            <w:rtl/>
          </w:rPr>
          <w:delText>חקר מצב קיים:</w:delText>
        </w:r>
      </w:del>
      <w:ins w:id="9" w:author="Arnon Sturm" w:date="2019-12-03T19:20:00Z">
        <w:r w:rsidR="00B53348">
          <w:rPr>
            <w:rFonts w:ascii="David" w:hAnsi="David" w:cs="David" w:hint="cs"/>
            <w:sz w:val="24"/>
            <w:szCs w:val="24"/>
            <w:rtl/>
          </w:rPr>
          <w:t xml:space="preserve">עבודות </w:t>
        </w:r>
        <w:commentRangeStart w:id="10"/>
        <w:r w:rsidR="00B53348">
          <w:rPr>
            <w:rFonts w:ascii="David" w:hAnsi="David" w:cs="David" w:hint="cs"/>
            <w:sz w:val="24"/>
            <w:szCs w:val="24"/>
            <w:rtl/>
          </w:rPr>
          <w:t>קיימות</w:t>
        </w:r>
        <w:commentRangeEnd w:id="10"/>
        <w:r w:rsidR="00B53348">
          <w:rPr>
            <w:rStyle w:val="CommentReference"/>
            <w:rtl/>
          </w:rPr>
          <w:commentReference w:id="10"/>
        </w:r>
      </w:ins>
    </w:p>
    <w:p w14:paraId="24A4EB2D" w14:textId="38B7B41D" w:rsidR="00EB36AC" w:rsidRPr="007B29AD" w:rsidDel="00B53348" w:rsidRDefault="00EB36AC" w:rsidP="00CA6142">
      <w:pPr>
        <w:pStyle w:val="ListParagraph"/>
        <w:numPr>
          <w:ilvl w:val="0"/>
          <w:numId w:val="6"/>
        </w:numPr>
        <w:bidi/>
        <w:ind w:left="360" w:firstLine="0"/>
        <w:rPr>
          <w:del w:id="11" w:author="Arnon Sturm" w:date="2019-12-03T19:20:00Z"/>
          <w:rFonts w:ascii="David" w:hAnsi="David" w:cs="David"/>
          <w:sz w:val="24"/>
          <w:szCs w:val="24"/>
        </w:rPr>
        <w:pPrChange w:id="12" w:author="אורן  ציפורה שור" w:date="2019-12-04T17:35:00Z">
          <w:pPr>
            <w:pStyle w:val="ListParagraph"/>
            <w:numPr>
              <w:numId w:val="6"/>
            </w:numPr>
            <w:bidi/>
            <w:ind w:hanging="360"/>
          </w:pPr>
        </w:pPrChange>
      </w:pPr>
      <w:del w:id="13" w:author="Arnon Sturm" w:date="2019-12-03T19:20:00Z">
        <w:r w:rsidRPr="007B29AD" w:rsidDel="00B53348">
          <w:rPr>
            <w:rFonts w:ascii="David" w:hAnsi="David" w:cs="David"/>
            <w:sz w:val="24"/>
            <w:szCs w:val="24"/>
            <w:rtl/>
          </w:rPr>
          <w:delText>תיאור הארגון/לקוח: ######</w:delText>
        </w:r>
      </w:del>
    </w:p>
    <w:p w14:paraId="65DEDD8F" w14:textId="77777777" w:rsidR="00DD35DB" w:rsidRPr="007B29AD" w:rsidDel="00B53348" w:rsidRDefault="00DD35DB" w:rsidP="00CA6142">
      <w:pPr>
        <w:pStyle w:val="ListParagraph"/>
        <w:numPr>
          <w:ilvl w:val="0"/>
          <w:numId w:val="6"/>
        </w:numPr>
        <w:bidi/>
        <w:ind w:left="360" w:firstLine="0"/>
        <w:rPr>
          <w:del w:id="14" w:author="Arnon Sturm" w:date="2019-12-03T19:20:00Z"/>
          <w:rFonts w:ascii="David" w:hAnsi="David" w:cs="David"/>
          <w:sz w:val="24"/>
          <w:szCs w:val="24"/>
          <w:rtl/>
        </w:rPr>
        <w:pPrChange w:id="15" w:author="אורן  ציפורה שור" w:date="2019-12-04T17:35:00Z">
          <w:pPr>
            <w:pStyle w:val="ListParagraph"/>
            <w:numPr>
              <w:numId w:val="6"/>
            </w:numPr>
            <w:bidi/>
            <w:ind w:hanging="360"/>
          </w:pPr>
        </w:pPrChange>
      </w:pPr>
      <w:del w:id="16" w:author="Arnon Sturm" w:date="2019-12-03T19:20:00Z">
        <w:r w:rsidRPr="007B29AD" w:rsidDel="00B53348">
          <w:rPr>
            <w:rFonts w:ascii="David" w:hAnsi="David" w:cs="David"/>
            <w:sz w:val="24"/>
            <w:szCs w:val="24"/>
            <w:rtl/>
          </w:rPr>
          <w:delText>מערכות דומות:</w:delText>
        </w:r>
      </w:del>
    </w:p>
    <w:p w14:paraId="31E6AA57" w14:textId="31BB5967" w:rsidR="009065E5" w:rsidRPr="00CA6142" w:rsidDel="00CA6142" w:rsidRDefault="00DD35DB" w:rsidP="00CA6142">
      <w:pPr>
        <w:bidi/>
        <w:ind w:left="360"/>
        <w:rPr>
          <w:del w:id="17" w:author="אורן  ציפורה שור" w:date="2019-12-04T17:35:00Z"/>
          <w:rFonts w:ascii="David" w:hAnsi="David" w:cs="David"/>
          <w:b/>
          <w:bCs/>
          <w:sz w:val="28"/>
          <w:szCs w:val="28"/>
          <w:rPrChange w:id="18" w:author="אורן  ציפורה שור" w:date="2019-12-04T17:35:00Z">
            <w:rPr>
              <w:del w:id="19" w:author="אורן  ציפורה שור" w:date="2019-12-04T17:35:00Z"/>
              <w:sz w:val="28"/>
              <w:szCs w:val="28"/>
            </w:rPr>
          </w:rPrChange>
        </w:rPr>
        <w:pPrChange w:id="20" w:author="אורן  ציפורה שור" w:date="2019-12-04T17:35:00Z">
          <w:pPr>
            <w:pStyle w:val="ListParagraph"/>
            <w:numPr>
              <w:numId w:val="1"/>
            </w:numPr>
            <w:bidi/>
            <w:ind w:left="1080" w:hanging="360"/>
          </w:pPr>
        </w:pPrChange>
      </w:pPr>
      <w:del w:id="21" w:author="אורן  ציפורה שור" w:date="2019-12-04T17:35:00Z">
        <w:r w:rsidRPr="00CA6142" w:rsidDel="00CA6142">
          <w:rPr>
            <w:rFonts w:ascii="David" w:hAnsi="David" w:cs="David"/>
            <w:b/>
            <w:bCs/>
            <w:sz w:val="24"/>
            <w:szCs w:val="24"/>
            <w:rPrChange w:id="22" w:author="אורן  ציפורה שור" w:date="2019-12-04T17:35:00Z">
              <w:rPr/>
            </w:rPrChange>
          </w:rPr>
          <w:delText>ScholOnto</w:delText>
        </w:r>
        <w:r w:rsidRPr="00CA6142" w:rsidDel="00CA6142">
          <w:rPr>
            <w:rFonts w:ascii="David" w:hAnsi="David" w:cs="David"/>
            <w:b/>
            <w:bCs/>
            <w:sz w:val="24"/>
            <w:szCs w:val="24"/>
            <w:rtl/>
            <w:rPrChange w:id="23" w:author="אורן  ציפורה שור" w:date="2019-12-04T17:35:00Z">
              <w:rPr>
                <w:rtl/>
              </w:rPr>
            </w:rPrChange>
          </w:rPr>
          <w:delText>:</w:delText>
        </w:r>
      </w:del>
    </w:p>
    <w:p w14:paraId="79219AF4" w14:textId="7F9D8D61" w:rsidR="00DD35DB" w:rsidRPr="007B29AD" w:rsidDel="00B53348" w:rsidRDefault="00CA6142" w:rsidP="00CA6142">
      <w:pPr>
        <w:bidi/>
        <w:ind w:left="360"/>
        <w:rPr>
          <w:del w:id="24" w:author="Arnon Sturm" w:date="2019-12-03T19:21:00Z"/>
          <w:rFonts w:ascii="David" w:hAnsi="David" w:cs="David"/>
          <w:sz w:val="28"/>
          <w:szCs w:val="28"/>
        </w:rPr>
        <w:pPrChange w:id="25" w:author="אורן  ציפורה שור" w:date="2019-12-04T17:35:00Z">
          <w:pPr>
            <w:pStyle w:val="ListParagraph"/>
          </w:pPr>
        </w:pPrChange>
      </w:pPr>
      <w:ins w:id="26" w:author="אורן  ציפורה שור" w:date="2019-12-04T17:35:00Z">
        <w:r w:rsidRPr="007B29AD">
          <w:rPr>
            <w:rFonts w:ascii="David" w:hAnsi="David" w:cs="David"/>
            <w:b/>
            <w:bCs/>
            <w:sz w:val="24"/>
            <w:szCs w:val="24"/>
          </w:rPr>
          <w:t>ScholOnto</w:t>
        </w:r>
        <w:r>
          <w:rPr>
            <w:rFonts w:ascii="David" w:hAnsi="David" w:cs="David" w:hint="cs"/>
            <w:sz w:val="24"/>
            <w:szCs w:val="24"/>
            <w:rtl/>
          </w:rPr>
          <w:t xml:space="preserve"> היא דוגמא למערכת המשמשת</w:t>
        </w:r>
      </w:ins>
      <w:del w:id="27" w:author="Arnon Sturm" w:date="2019-12-03T19:21:00Z">
        <w:r w:rsidR="00DD35DB" w:rsidRPr="007B29AD" w:rsidDel="00B53348">
          <w:rPr>
            <w:rFonts w:ascii="David" w:hAnsi="David" w:cs="David"/>
            <w:sz w:val="24"/>
            <w:szCs w:val="24"/>
            <w:rtl/>
          </w:rPr>
          <w:delText xml:space="preserve"> </w:delText>
        </w:r>
        <w:r w:rsidR="009779CA" w:rsidDel="00B53348">
          <w:fldChar w:fldCharType="begin"/>
        </w:r>
        <w:r w:rsidR="009779CA" w:rsidDel="00B53348">
          <w:delInstrText xml:space="preserve"> HYPERLINK "https://link.springer.com/content/pdf/10.1007%2Fs007990000034.pdf" </w:delInstrText>
        </w:r>
        <w:r w:rsidR="009779CA" w:rsidDel="00B53348">
          <w:fldChar w:fldCharType="separate"/>
        </w:r>
        <w:r w:rsidR="00DD35DB" w:rsidRPr="007B29AD" w:rsidDel="00B53348">
          <w:rPr>
            <w:rStyle w:val="Hyperlink"/>
            <w:rFonts w:ascii="David" w:hAnsi="David" w:cs="David"/>
            <w:sz w:val="24"/>
            <w:szCs w:val="24"/>
          </w:rPr>
          <w:delText>https://link.springer.com/content/pdf/10.1007%2Fs007990000034.pdf</w:delText>
        </w:r>
        <w:r w:rsidR="009779CA" w:rsidDel="00B53348">
          <w:rPr>
            <w:rStyle w:val="Hyperlink"/>
            <w:rFonts w:ascii="David" w:hAnsi="David" w:cs="David"/>
            <w:sz w:val="24"/>
            <w:szCs w:val="24"/>
          </w:rPr>
          <w:fldChar w:fldCharType="end"/>
        </w:r>
      </w:del>
    </w:p>
    <w:p w14:paraId="19426A32" w14:textId="54440347" w:rsidR="00560520" w:rsidRPr="007B29AD" w:rsidRDefault="00560520" w:rsidP="00CA6142">
      <w:pPr>
        <w:bidi/>
        <w:ind w:left="360"/>
        <w:rPr>
          <w:rFonts w:ascii="David" w:hAnsi="David" w:cs="David"/>
          <w:sz w:val="24"/>
          <w:szCs w:val="24"/>
          <w:rtl/>
        </w:rPr>
        <w:pPrChange w:id="28" w:author="אורן  ציפורה שור" w:date="2019-12-04T17:35:00Z">
          <w:pPr>
            <w:pStyle w:val="ListParagraph"/>
            <w:bidi/>
          </w:pPr>
        </w:pPrChange>
      </w:pPr>
      <w:del w:id="29" w:author="אורן  ציפורה שור" w:date="2019-12-04T17:34:00Z">
        <w:r w:rsidRPr="007B29AD" w:rsidDel="00CA6142">
          <w:rPr>
            <w:rFonts w:ascii="David" w:hAnsi="David" w:cs="David"/>
            <w:sz w:val="24"/>
            <w:szCs w:val="24"/>
            <w:rtl/>
          </w:rPr>
          <w:delText>במאמר המצורף בו מתואר</w:delText>
        </w:r>
      </w:del>
      <w:r w:rsidRPr="007B29AD">
        <w:rPr>
          <w:rFonts w:ascii="David" w:hAnsi="David" w:cs="David"/>
          <w:sz w:val="24"/>
          <w:szCs w:val="24"/>
          <w:rtl/>
        </w:rPr>
        <w:t xml:space="preserve"> </w:t>
      </w:r>
      <w:ins w:id="30" w:author="אורן  ציפורה שור" w:date="2019-12-04T17:35:00Z">
        <w:r w:rsidR="00CA6142">
          <w:rPr>
            <w:rFonts w:ascii="David" w:hAnsi="David" w:cs="David" w:hint="cs"/>
            <w:sz w:val="24"/>
            <w:szCs w:val="24"/>
            <w:rtl/>
          </w:rPr>
          <w:t>כ</w:t>
        </w:r>
      </w:ins>
      <w:r w:rsidRPr="007B29AD">
        <w:rPr>
          <w:rFonts w:ascii="David" w:hAnsi="David" w:cs="David"/>
          <w:sz w:val="24"/>
          <w:szCs w:val="24"/>
          <w:rtl/>
        </w:rPr>
        <w:t xml:space="preserve">שרת דיגיטלי </w:t>
      </w:r>
      <w:del w:id="31" w:author="אורן  ציפורה שור" w:date="2019-12-04T17:35:00Z">
        <w:r w:rsidRPr="007B29AD" w:rsidDel="00CA6142">
          <w:rPr>
            <w:rFonts w:ascii="David" w:hAnsi="David" w:cs="David"/>
            <w:sz w:val="24"/>
            <w:szCs w:val="24"/>
            <w:rtl/>
          </w:rPr>
          <w:delText>המשמש כ</w:delText>
        </w:r>
      </w:del>
      <w:r w:rsidRPr="007B29AD">
        <w:rPr>
          <w:rFonts w:ascii="David" w:hAnsi="David" w:cs="David"/>
          <w:sz w:val="24"/>
          <w:szCs w:val="24"/>
          <w:rtl/>
        </w:rPr>
        <w:t>ספרייה של מאמרים אקדמיים. השרת תומך באינטרפרטציה שונה של כל קורא למאמרים ובדו-שיח בנוגע לנושאי</w:t>
      </w:r>
      <w:del w:id="32" w:author="אורן  ציפורה שור" w:date="2019-12-04T17:36:00Z">
        <w:r w:rsidRPr="007B29AD" w:rsidDel="00CA6142">
          <w:rPr>
            <w:rFonts w:ascii="David" w:hAnsi="David" w:cs="David"/>
            <w:sz w:val="24"/>
            <w:szCs w:val="24"/>
            <w:rtl/>
          </w:rPr>
          <w:delText>ם</w:delText>
        </w:r>
      </w:del>
      <w:r w:rsidRPr="007B29AD">
        <w:rPr>
          <w:rFonts w:ascii="David" w:hAnsi="David" w:cs="David"/>
          <w:sz w:val="24"/>
          <w:szCs w:val="24"/>
          <w:rtl/>
        </w:rPr>
        <w:t xml:space="preserve"> המאמרים, מה שמאפשר לחוקרים לתאר ולהתעמת דרך רשת סמנטית בה מתוארים התרומות וההקשרים של מאמר מסוים לשאר המאמרים בנושא.</w:t>
      </w:r>
    </w:p>
    <w:p w14:paraId="23F0B4D7" w14:textId="216E1225" w:rsidR="007C27B5" w:rsidRPr="00CA6142" w:rsidDel="00CA6142" w:rsidRDefault="004E690A" w:rsidP="00CA6142">
      <w:pPr>
        <w:bidi/>
        <w:ind w:left="360"/>
        <w:rPr>
          <w:del w:id="33" w:author="אורן  ציפורה שור" w:date="2019-12-04T17:37:00Z"/>
          <w:rFonts w:ascii="David" w:hAnsi="David" w:cs="David"/>
          <w:sz w:val="24"/>
          <w:szCs w:val="24"/>
          <w:rtl/>
          <w:rPrChange w:id="34" w:author="אורן  ציפורה שור" w:date="2019-12-04T17:37:00Z">
            <w:rPr>
              <w:del w:id="35" w:author="אורן  ציפורה שור" w:date="2019-12-04T17:37:00Z"/>
              <w:rtl/>
            </w:rPr>
          </w:rPrChange>
        </w:rPr>
        <w:pPrChange w:id="36" w:author="אורן  ציפורה שור" w:date="2019-12-04T17:37:00Z">
          <w:pPr>
            <w:pStyle w:val="ListParagraph"/>
            <w:bidi/>
          </w:pPr>
        </w:pPrChange>
      </w:pPr>
      <w:r>
        <w:rPr>
          <w:rFonts w:ascii="David" w:hAnsi="David" w:cs="David"/>
          <w:noProof/>
          <w:u w:val="single"/>
        </w:rPr>
        <mc:AlternateContent>
          <mc:Choice Requires="wpg">
            <w:drawing>
              <wp:anchor distT="0" distB="0" distL="114300" distR="114300" simplePos="0" relativeHeight="251664384" behindDoc="0" locked="0" layoutInCell="1" allowOverlap="1" wp14:anchorId="16BAEC10" wp14:editId="1C2F3441">
                <wp:simplePos x="0" y="0"/>
                <wp:positionH relativeFrom="column">
                  <wp:posOffset>533400</wp:posOffset>
                </wp:positionH>
                <wp:positionV relativeFrom="paragraph">
                  <wp:posOffset>903605</wp:posOffset>
                </wp:positionV>
                <wp:extent cx="2591435" cy="2444750"/>
                <wp:effectExtent l="0" t="0" r="0" b="0"/>
                <wp:wrapSquare wrapText="bothSides"/>
                <wp:docPr id="6" name="Group 6"/>
                <wp:cNvGraphicFramePr/>
                <a:graphic xmlns:a="http://schemas.openxmlformats.org/drawingml/2006/main">
                  <a:graphicData uri="http://schemas.microsoft.com/office/word/2010/wordprocessingGroup">
                    <wpg:wgp>
                      <wpg:cNvGrpSpPr/>
                      <wpg:grpSpPr>
                        <a:xfrm>
                          <a:off x="0" y="0"/>
                          <a:ext cx="2591435" cy="2444750"/>
                          <a:chOff x="0" y="0"/>
                          <a:chExt cx="2591435" cy="2444750"/>
                        </a:xfrm>
                      </wpg:grpSpPr>
                      <pic:pic xmlns:pic="http://schemas.openxmlformats.org/drawingml/2006/picture">
                        <pic:nvPicPr>
                          <pic:cNvPr id="2"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66035" cy="2174875"/>
                          </a:xfrm>
                          <a:prstGeom prst="rect">
                            <a:avLst/>
                          </a:prstGeom>
                        </pic:spPr>
                      </pic:pic>
                      <wps:wsp>
                        <wps:cNvPr id="4" name="Text Box 4"/>
                        <wps:cNvSpPr txBox="1"/>
                        <wps:spPr>
                          <a:xfrm>
                            <a:off x="25400" y="2178050"/>
                            <a:ext cx="2566035" cy="266700"/>
                          </a:xfrm>
                          <a:prstGeom prst="rect">
                            <a:avLst/>
                          </a:prstGeom>
                          <a:solidFill>
                            <a:prstClr val="white"/>
                          </a:solidFill>
                          <a:ln>
                            <a:noFill/>
                          </a:ln>
                        </wps:spPr>
                        <wps:txbx>
                          <w:txbxContent>
                            <w:p w14:paraId="15EF05D4" w14:textId="30FC70D8" w:rsidR="00CA6142" w:rsidRPr="008E21C9" w:rsidRDefault="00CA6142" w:rsidP="00CA6142">
                              <w:pPr>
                                <w:pStyle w:val="Caption"/>
                                <w:bidi/>
                                <w:jc w:val="center"/>
                                <w:rPr>
                                  <w:rFonts w:ascii="David" w:hAnsi="David" w:cs="David"/>
                                  <w:noProof/>
                                  <w:u w:val="single"/>
                                </w:rPr>
                                <w:pPrChange w:id="37" w:author="אורן  ציפורה שור" w:date="2019-12-04T17:41:00Z">
                                  <w:pPr>
                                    <w:bidi/>
                                    <w:ind w:left="360"/>
                                  </w:pPr>
                                </w:pPrChange>
                              </w:pPr>
                              <w:ins w:id="38" w:author="אורן  ציפורה שור" w:date="2019-12-04T17:40:00Z">
                                <w:r w:rsidRPr="00155788">
                                  <w:rPr>
                                    <w:rFonts w:cs="Arial"/>
                                    <w:rtl/>
                                  </w:rPr>
                                  <w:t xml:space="preserve">מבנה של מחלקות ב- </w:t>
                                </w:r>
                                <w:r w:rsidRPr="00155788">
                                  <w:t>ScholOnto ontology</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BAEC10" id="Group 6" o:spid="_x0000_s1026" style="position:absolute;left:0;text-align:left;margin-left:42pt;margin-top:71.15pt;width:204.05pt;height:192.5pt;z-index:251664384" coordsize="25914,24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5660;height:21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">
                  <v:imagedata r:id="rId11" o:title=""/>
                  <v:path arrowok="t"/>
                </v:shape>
                <v:shapetype id="_x0000_t202" coordsize="21600,21600" o:spt="202" path="m,l,21600r21600,l21600,xe">
                  <v:stroke joinstyle="miter"/>
                  <v:path gradientshapeok="t" o:connecttype="rect"/>
                </v:shapetype>
                <v:shape id="Text Box 4" o:spid="_x0000_s1028" type="#_x0000_t202" style="position:absolute;left:254;top:21780;width:2566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15EF05D4" w14:textId="30FC70D8" w:rsidR="00CA6142" w:rsidRPr="008E21C9" w:rsidRDefault="00CA6142" w:rsidP="00CA6142">
                        <w:pPr>
                          <w:pStyle w:val="Caption"/>
                          <w:bidi/>
                          <w:jc w:val="center"/>
                          <w:rPr>
                            <w:rFonts w:ascii="David" w:hAnsi="David" w:cs="David"/>
                            <w:noProof/>
                            <w:u w:val="single"/>
                          </w:rPr>
                          <w:pPrChange w:id="39" w:author="אורן  ציפורה שור" w:date="2019-12-04T17:41:00Z">
                            <w:pPr>
                              <w:bidi/>
                              <w:ind w:left="360"/>
                            </w:pPr>
                          </w:pPrChange>
                        </w:pPr>
                        <w:ins w:id="40" w:author="אורן  ציפורה שור" w:date="2019-12-04T17:40:00Z">
                          <w:r w:rsidRPr="00155788">
                            <w:rPr>
                              <w:rFonts w:cs="Arial"/>
                              <w:rtl/>
                            </w:rPr>
                            <w:t xml:space="preserve">מבנה של מחלקות ב- </w:t>
                          </w:r>
                          <w:r w:rsidRPr="00155788">
                            <w:t>ScholOnto ontology</w:t>
                          </w:r>
                        </w:ins>
                      </w:p>
                    </w:txbxContent>
                  </v:textbox>
                </v:shape>
                <w10:wrap type="square"/>
              </v:group>
            </w:pict>
          </mc:Fallback>
        </mc:AlternateContent>
      </w:r>
      <w:r>
        <w:rPr>
          <w:rFonts w:ascii="David" w:hAnsi="David" w:cs="David"/>
          <w:noProof/>
          <w:u w:val="single"/>
        </w:rPr>
        <mc:AlternateContent>
          <mc:Choice Requires="wpg">
            <w:drawing>
              <wp:anchor distT="0" distB="0" distL="114300" distR="114300" simplePos="0" relativeHeight="251661312" behindDoc="0" locked="0" layoutInCell="1" allowOverlap="1" wp14:anchorId="4009CBB0" wp14:editId="43F32724">
                <wp:simplePos x="0" y="0"/>
                <wp:positionH relativeFrom="column">
                  <wp:posOffset>4159250</wp:posOffset>
                </wp:positionH>
                <wp:positionV relativeFrom="paragraph">
                  <wp:posOffset>903605</wp:posOffset>
                </wp:positionV>
                <wp:extent cx="2458085" cy="2457450"/>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2458085" cy="2457450"/>
                          <a:chOff x="0" y="0"/>
                          <a:chExt cx="2458085" cy="2457450"/>
                        </a:xfrm>
                      </wpg:grpSpPr>
                      <pic:pic xmlns:pic="http://schemas.openxmlformats.org/drawingml/2006/picture">
                        <pic:nvPicPr>
                          <pic:cNvPr id="1"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58085" cy="2190115"/>
                          </a:xfrm>
                          <a:prstGeom prst="rect">
                            <a:avLst/>
                          </a:prstGeom>
                        </pic:spPr>
                      </pic:pic>
                      <wps:wsp>
                        <wps:cNvPr id="3" name="Text Box 3"/>
                        <wps:cNvSpPr txBox="1"/>
                        <wps:spPr>
                          <a:xfrm>
                            <a:off x="38100" y="2190750"/>
                            <a:ext cx="2413000" cy="266700"/>
                          </a:xfrm>
                          <a:prstGeom prst="rect">
                            <a:avLst/>
                          </a:prstGeom>
                          <a:solidFill>
                            <a:prstClr val="white"/>
                          </a:solidFill>
                          <a:ln>
                            <a:noFill/>
                          </a:ln>
                        </wps:spPr>
                        <wps:txbx>
                          <w:txbxContent>
                            <w:p w14:paraId="282A1778" w14:textId="164C4C32" w:rsidR="00CA6142" w:rsidRPr="002D039B" w:rsidRDefault="00CA6142" w:rsidP="00CA6142">
                              <w:pPr>
                                <w:pStyle w:val="Caption"/>
                                <w:bidi/>
                                <w:jc w:val="center"/>
                                <w:rPr>
                                  <w:rFonts w:ascii="David" w:hAnsi="David" w:cs="David"/>
                                  <w:noProof/>
                                  <w:u w:val="single"/>
                                </w:rPr>
                                <w:pPrChange w:id="41" w:author="אורן  ציפורה שור" w:date="2019-12-04T17:40:00Z">
                                  <w:pPr>
                                    <w:bidi/>
                                    <w:ind w:left="360"/>
                                  </w:pPr>
                                </w:pPrChange>
                              </w:pPr>
                              <w:ins w:id="42" w:author="אורן  ציפורה שור" w:date="2019-12-04T17:38:00Z">
                                <w:r w:rsidRPr="00716DB0">
                                  <w:rPr>
                                    <w:rFonts w:cs="Arial"/>
                                    <w:rtl/>
                                  </w:rPr>
                                  <w:t xml:space="preserve">מבנה של </w:t>
                                </w:r>
                                <w:r w:rsidRPr="00716DB0">
                                  <w:t>Claim</w:t>
                                </w:r>
                                <w:r>
                                  <w:rPr>
                                    <w:rFonts w:cs="Arial"/>
                                    <w:rtl/>
                                  </w:rPr>
                                  <w:t xml:space="preserve"> ע"פ המאמר</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09CBB0" id="Group 5" o:spid="_x0000_s1029" style="position:absolute;left:0;text-align:left;margin-left:327.5pt;margin-top:71.15pt;width:193.55pt;height:193.5pt;z-index:251661312" coordsize="24580,24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">
                <v:shape id="Picture 1" o:spid="_x0000_s1030" type="#_x0000_t75" style="position:absolute;width:24580;height:2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">
                  <v:imagedata r:id="rId13" o:title=""/>
                  <v:path arrowok="t"/>
                </v:shape>
                <v:shape id="Text Box 3" o:spid="_x0000_s1031" type="#_x0000_t202" style="position:absolute;left:381;top:21907;width:2413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282A1778" w14:textId="164C4C32" w:rsidR="00CA6142" w:rsidRPr="002D039B" w:rsidRDefault="00CA6142" w:rsidP="00CA6142">
                        <w:pPr>
                          <w:pStyle w:val="Caption"/>
                          <w:bidi/>
                          <w:jc w:val="center"/>
                          <w:rPr>
                            <w:rFonts w:ascii="David" w:hAnsi="David" w:cs="David"/>
                            <w:noProof/>
                            <w:u w:val="single"/>
                          </w:rPr>
                          <w:pPrChange w:id="43" w:author="אורן  ציפורה שור" w:date="2019-12-04T17:40:00Z">
                            <w:pPr>
                              <w:bidi/>
                              <w:ind w:left="360"/>
                            </w:pPr>
                          </w:pPrChange>
                        </w:pPr>
                        <w:ins w:id="44" w:author="אורן  ציפורה שור" w:date="2019-12-04T17:38:00Z">
                          <w:r w:rsidRPr="00716DB0">
                            <w:rPr>
                              <w:rFonts w:cs="Arial"/>
                              <w:rtl/>
                            </w:rPr>
                            <w:t xml:space="preserve">מבנה של </w:t>
                          </w:r>
                          <w:r w:rsidRPr="00716DB0">
                            <w:t>Claim</w:t>
                          </w:r>
                          <w:r>
                            <w:rPr>
                              <w:rFonts w:cs="Arial"/>
                              <w:rtl/>
                            </w:rPr>
                            <w:t xml:space="preserve"> ע"פ המאמר</w:t>
                          </w:r>
                        </w:ins>
                      </w:p>
                    </w:txbxContent>
                  </v:textbox>
                </v:shape>
                <w10:wrap type="square"/>
              </v:group>
            </w:pict>
          </mc:Fallback>
        </mc:AlternateContent>
      </w:r>
      <w:del w:id="45" w:author="אורן  ציפורה שור" w:date="2019-12-04T17:36:00Z">
        <w:r w:rsidR="007C27B5" w:rsidRPr="00CA6142" w:rsidDel="00CA6142">
          <w:rPr>
            <w:rFonts w:ascii="David" w:hAnsi="David" w:cs="David"/>
            <w:sz w:val="24"/>
            <w:szCs w:val="24"/>
            <w:rtl/>
            <w:rPrChange w:id="46" w:author="אורן  ציפורה שור" w:date="2019-12-04T17:37:00Z">
              <w:rPr>
                <w:rtl/>
              </w:rPr>
            </w:rPrChange>
          </w:rPr>
          <w:delText>במאמר מתוארים</w:delText>
        </w:r>
      </w:del>
      <w:ins w:id="47" w:author="אורן  ציפורה שור" w:date="2019-12-04T17:36:00Z">
        <w:r w:rsidR="00CA6142" w:rsidRPr="00CA6142">
          <w:rPr>
            <w:rFonts w:ascii="David" w:hAnsi="David" w:cs="David" w:hint="cs"/>
            <w:sz w:val="24"/>
            <w:szCs w:val="24"/>
            <w:rtl/>
            <w:rPrChange w:id="48" w:author="אורן  ציפורה שור" w:date="2019-12-04T17:37:00Z">
              <w:rPr>
                <w:rFonts w:hint="cs"/>
                <w:rtl/>
              </w:rPr>
            </w:rPrChange>
          </w:rPr>
          <w:t>השרת תומך</w:t>
        </w:r>
      </w:ins>
      <w:r w:rsidR="007C27B5" w:rsidRPr="00CA6142">
        <w:rPr>
          <w:rFonts w:ascii="David" w:hAnsi="David" w:cs="David"/>
          <w:sz w:val="24"/>
          <w:szCs w:val="24"/>
          <w:rtl/>
          <w:rPrChange w:id="49" w:author="אורן  ציפורה שור" w:date="2019-12-04T17:37:00Z">
            <w:rPr>
              <w:rtl/>
            </w:rPr>
          </w:rPrChange>
        </w:rPr>
        <w:t xml:space="preserve"> </w:t>
      </w:r>
      <w:ins w:id="50" w:author="אורן  ציפורה שור" w:date="2019-12-04T17:36:00Z">
        <w:r w:rsidR="00CA6142" w:rsidRPr="00CA6142">
          <w:rPr>
            <w:rFonts w:ascii="David" w:hAnsi="David" w:cs="David" w:hint="cs"/>
            <w:sz w:val="24"/>
            <w:szCs w:val="24"/>
            <w:rtl/>
            <w:rPrChange w:id="51" w:author="אורן  ציפורה שור" w:date="2019-12-04T17:37:00Z">
              <w:rPr>
                <w:rFonts w:hint="cs"/>
                <w:rtl/>
              </w:rPr>
            </w:rPrChange>
          </w:rPr>
          <w:t>ה</w:t>
        </w:r>
      </w:ins>
      <w:r w:rsidR="007C27B5" w:rsidRPr="00CA6142">
        <w:rPr>
          <w:rFonts w:ascii="David" w:hAnsi="David" w:cs="David"/>
          <w:sz w:val="24"/>
          <w:szCs w:val="24"/>
          <w:rtl/>
          <w:rPrChange w:id="52" w:author="אורן  ציפורה שור" w:date="2019-12-04T17:37:00Z">
            <w:rPr>
              <w:rtl/>
            </w:rPr>
          </w:rPrChange>
        </w:rPr>
        <w:t xml:space="preserve">שירותי </w:t>
      </w:r>
      <w:del w:id="53" w:author="אורן  ציפורה שור" w:date="2019-12-04T17:36:00Z">
        <w:r w:rsidR="007C27B5" w:rsidRPr="00CA6142" w:rsidDel="00CA6142">
          <w:rPr>
            <w:rFonts w:ascii="David" w:hAnsi="David" w:cs="David"/>
            <w:sz w:val="24"/>
            <w:szCs w:val="24"/>
            <w:rtl/>
            <w:rPrChange w:id="54" w:author="אורן  ציפורה שור" w:date="2019-12-04T17:37:00Z">
              <w:rPr>
                <w:rtl/>
              </w:rPr>
            </w:rPrChange>
          </w:rPr>
          <w:delText>ה</w:delText>
        </w:r>
      </w:del>
      <w:r w:rsidR="007C27B5" w:rsidRPr="00CA6142">
        <w:rPr>
          <w:rFonts w:ascii="David" w:hAnsi="David" w:cs="David"/>
          <w:sz w:val="24"/>
          <w:szCs w:val="24"/>
          <w:rtl/>
          <w:rPrChange w:id="55" w:author="אורן  ציפורה שור" w:date="2019-12-04T17:37:00Z">
            <w:rPr>
              <w:rtl/>
            </w:rPr>
          </w:rPrChange>
        </w:rPr>
        <w:t xml:space="preserve">חישוב </w:t>
      </w:r>
      <w:del w:id="56" w:author="אורן  ציפורה שור" w:date="2019-12-04T17:36:00Z">
        <w:r w:rsidR="007C27B5" w:rsidRPr="00CA6142" w:rsidDel="00CA6142">
          <w:rPr>
            <w:rFonts w:ascii="David" w:hAnsi="David" w:cs="David"/>
            <w:sz w:val="24"/>
            <w:szCs w:val="24"/>
            <w:rtl/>
            <w:rPrChange w:id="57" w:author="אורן  ציפורה שור" w:date="2019-12-04T17:37:00Z">
              <w:rPr>
                <w:rtl/>
              </w:rPr>
            </w:rPrChange>
          </w:rPr>
          <w:delText xml:space="preserve">ששרת המבוסס </w:delText>
        </w:r>
      </w:del>
      <w:ins w:id="58" w:author="אורן  ציפורה שור" w:date="2019-12-04T17:36:00Z">
        <w:r w:rsidR="00CA6142" w:rsidRPr="00CA6142">
          <w:rPr>
            <w:rFonts w:ascii="David" w:hAnsi="David" w:cs="David" w:hint="cs"/>
            <w:sz w:val="24"/>
            <w:szCs w:val="24"/>
            <w:rtl/>
            <w:rPrChange w:id="59" w:author="אורן  ציפורה שור" w:date="2019-12-04T17:37:00Z">
              <w:rPr>
                <w:rFonts w:hint="cs"/>
                <w:rtl/>
              </w:rPr>
            </w:rPrChange>
          </w:rPr>
          <w:t xml:space="preserve">המבוססים </w:t>
        </w:r>
      </w:ins>
      <w:r w:rsidR="007C27B5" w:rsidRPr="00CA6142">
        <w:rPr>
          <w:rFonts w:ascii="David" w:hAnsi="David" w:cs="David"/>
          <w:sz w:val="24"/>
          <w:szCs w:val="24"/>
          <w:rtl/>
          <w:rPrChange w:id="60" w:author="אורן  ציפורה שור" w:date="2019-12-04T17:37:00Z">
            <w:rPr>
              <w:rtl/>
            </w:rPr>
          </w:rPrChange>
        </w:rPr>
        <w:t>על תיאוריית ה-</w:t>
      </w:r>
      <w:r w:rsidR="007C27B5" w:rsidRPr="00CA6142">
        <w:rPr>
          <w:rFonts w:ascii="David" w:hAnsi="David" w:cs="David"/>
          <w:sz w:val="24"/>
          <w:szCs w:val="24"/>
          <w:rPrChange w:id="61" w:author="אורן  ציפורה שור" w:date="2019-12-04T17:37:00Z">
            <w:rPr/>
          </w:rPrChange>
        </w:rPr>
        <w:t xml:space="preserve">ontology </w:t>
      </w:r>
      <w:r w:rsidR="007C27B5" w:rsidRPr="00CA6142">
        <w:rPr>
          <w:rFonts w:ascii="David" w:hAnsi="David" w:cs="David"/>
          <w:sz w:val="24"/>
          <w:szCs w:val="24"/>
          <w:rtl/>
          <w:rPrChange w:id="62" w:author="אורן  ציפורה שור" w:date="2019-12-04T17:37:00Z">
            <w:rPr>
              <w:rtl/>
            </w:rPr>
          </w:rPrChange>
        </w:rPr>
        <w:t xml:space="preserve"> ו</w:t>
      </w:r>
      <w:ins w:id="63" w:author="אורן  ציפורה שור" w:date="2019-12-04T17:37:00Z">
        <w:r w:rsidR="00CA6142" w:rsidRPr="00CA6142">
          <w:rPr>
            <w:rFonts w:ascii="David" w:hAnsi="David" w:cs="David" w:hint="cs"/>
            <w:sz w:val="24"/>
            <w:szCs w:val="24"/>
            <w:rtl/>
            <w:rPrChange w:id="64" w:author="אורן  ציפורה שור" w:date="2019-12-04T17:37:00Z">
              <w:rPr>
                <w:rFonts w:hint="cs"/>
                <w:rtl/>
              </w:rPr>
            </w:rPrChange>
          </w:rPr>
          <w:t xml:space="preserve">ישנם </w:t>
        </w:r>
      </w:ins>
      <w:r w:rsidR="007C27B5" w:rsidRPr="00CA6142">
        <w:rPr>
          <w:rFonts w:ascii="David" w:hAnsi="David" w:cs="David"/>
          <w:sz w:val="24"/>
          <w:szCs w:val="24"/>
          <w:rtl/>
          <w:rPrChange w:id="65" w:author="אורן  ציפורה שור" w:date="2019-12-04T17:37:00Z">
            <w:rPr>
              <w:rtl/>
            </w:rPr>
          </w:rPrChange>
        </w:rPr>
        <w:t>ממשקים אלטרנטיביים התומכים באינטראקציה ברשתות סמנטיות גדולות.</w:t>
      </w:r>
    </w:p>
    <w:p w14:paraId="64566A2E" w14:textId="6488B5B8" w:rsidR="008E7F68" w:rsidRPr="007B29AD" w:rsidRDefault="00CA6142" w:rsidP="00CA6142">
      <w:pPr>
        <w:bidi/>
        <w:ind w:left="360"/>
        <w:rPr>
          <w:rFonts w:ascii="David" w:hAnsi="David" w:cs="David"/>
          <w:sz w:val="24"/>
          <w:szCs w:val="24"/>
          <w:rtl/>
        </w:rPr>
        <w:pPrChange w:id="66" w:author="אורן  ציפורה שור" w:date="2019-12-04T17:37:00Z">
          <w:pPr>
            <w:pStyle w:val="ListParagraph"/>
            <w:bidi/>
          </w:pPr>
        </w:pPrChange>
      </w:pPr>
      <w:ins w:id="67" w:author="אורן  ציפורה שור" w:date="2019-12-04T17:37:00Z">
        <w:r>
          <w:rPr>
            <w:rFonts w:ascii="David" w:hAnsi="David" w:cs="David"/>
            <w:sz w:val="24"/>
            <w:szCs w:val="24"/>
            <w:rtl/>
          </w:rPr>
          <w:br/>
        </w:r>
      </w:ins>
      <w:r w:rsidR="008E7F68" w:rsidRPr="007B29AD">
        <w:rPr>
          <w:rFonts w:ascii="David" w:hAnsi="David" w:cs="David"/>
          <w:sz w:val="24"/>
          <w:szCs w:val="24"/>
          <w:rtl/>
        </w:rPr>
        <w:t xml:space="preserve">ע"מ להוסיף מאמר אל הספרייה על המפרסם להוסיף גם </w:t>
      </w:r>
      <w:r w:rsidR="008E7F68" w:rsidRPr="007B29AD">
        <w:rPr>
          <w:rFonts w:ascii="David" w:hAnsi="David" w:cs="David"/>
          <w:sz w:val="24"/>
          <w:szCs w:val="24"/>
        </w:rPr>
        <w:t>Claim</w:t>
      </w:r>
      <w:r w:rsidR="008E7F68" w:rsidRPr="007B29AD">
        <w:rPr>
          <w:rFonts w:ascii="David" w:hAnsi="David" w:cs="David"/>
          <w:sz w:val="24"/>
          <w:szCs w:val="24"/>
          <w:rtl/>
        </w:rPr>
        <w:t xml:space="preserve"> על המאמר שלו. לכל </w:t>
      </w:r>
      <w:r w:rsidR="008E7F68" w:rsidRPr="007B29AD">
        <w:rPr>
          <w:rFonts w:ascii="David" w:hAnsi="David" w:cs="David"/>
          <w:sz w:val="24"/>
          <w:szCs w:val="24"/>
        </w:rPr>
        <w:t>claim</w:t>
      </w:r>
      <w:r w:rsidR="008E7F68" w:rsidRPr="007B29AD">
        <w:rPr>
          <w:rFonts w:ascii="David" w:hAnsi="David" w:cs="David"/>
          <w:sz w:val="24"/>
          <w:szCs w:val="24"/>
          <w:rtl/>
        </w:rPr>
        <w:t xml:space="preserve"> יש "בעלים" שהוא </w:t>
      </w:r>
      <w:r w:rsidR="008E7F68" w:rsidRPr="007B29AD">
        <w:rPr>
          <w:rFonts w:ascii="David" w:hAnsi="David" w:cs="David"/>
          <w:sz w:val="24"/>
          <w:szCs w:val="24"/>
        </w:rPr>
        <w:t>agent</w:t>
      </w:r>
      <w:r w:rsidR="008E7F68" w:rsidRPr="007B29AD">
        <w:rPr>
          <w:rFonts w:ascii="David" w:hAnsi="David" w:cs="David"/>
          <w:sz w:val="24"/>
          <w:szCs w:val="24"/>
          <w:rtl/>
        </w:rPr>
        <w:t xml:space="preserve"> (אדם או תוכנה), ישנה הצדקה כלשהי לקיום אותו </w:t>
      </w:r>
      <w:r w:rsidR="008E7F68" w:rsidRPr="007B29AD">
        <w:rPr>
          <w:rFonts w:ascii="David" w:hAnsi="David" w:cs="David"/>
          <w:sz w:val="24"/>
          <w:szCs w:val="24"/>
        </w:rPr>
        <w:t>claim</w:t>
      </w:r>
      <w:r w:rsidR="008E7F68" w:rsidRPr="007B29AD">
        <w:rPr>
          <w:rFonts w:ascii="David" w:hAnsi="David" w:cs="David"/>
          <w:sz w:val="24"/>
          <w:szCs w:val="24"/>
          <w:rtl/>
        </w:rPr>
        <w:t xml:space="preserve"> ובעזרת </w:t>
      </w:r>
      <w:r w:rsidR="008E7F68" w:rsidRPr="007B29AD">
        <w:rPr>
          <w:rFonts w:ascii="David" w:hAnsi="David" w:cs="David"/>
          <w:sz w:val="24"/>
          <w:szCs w:val="24"/>
        </w:rPr>
        <w:t>claims</w:t>
      </w:r>
      <w:r w:rsidR="008E7F68" w:rsidRPr="007B29AD">
        <w:rPr>
          <w:rFonts w:ascii="David" w:hAnsi="David" w:cs="David"/>
          <w:sz w:val="24"/>
          <w:szCs w:val="24"/>
          <w:rtl/>
        </w:rPr>
        <w:t xml:space="preserve"> ניתן ליצור יחסים גומלין עם </w:t>
      </w:r>
      <w:r w:rsidR="008E7F68" w:rsidRPr="007B29AD">
        <w:rPr>
          <w:rFonts w:ascii="David" w:hAnsi="David" w:cs="David"/>
          <w:sz w:val="24"/>
          <w:szCs w:val="24"/>
        </w:rPr>
        <w:t>claims</w:t>
      </w:r>
      <w:r w:rsidR="008E7F68" w:rsidRPr="007B29AD">
        <w:rPr>
          <w:rFonts w:ascii="David" w:hAnsi="David" w:cs="David"/>
          <w:sz w:val="24"/>
          <w:szCs w:val="24"/>
          <w:rtl/>
        </w:rPr>
        <w:t xml:space="preserve"> אחרים או בין קונספטים שונים.</w:t>
      </w:r>
    </w:p>
    <w:p w14:paraId="5017977C" w14:textId="77777777" w:rsidR="004E690A" w:rsidRDefault="004E690A" w:rsidP="004E690A">
      <w:pPr>
        <w:bidi/>
        <w:rPr>
          <w:ins w:id="68" w:author="אורן  ציפורה שור" w:date="2019-12-04T17:43:00Z"/>
          <w:rFonts w:ascii="David" w:hAnsi="David" w:cs="David"/>
          <w:u w:val="single"/>
          <w:rtl/>
        </w:rPr>
        <w:pPrChange w:id="69" w:author="אורן  ציפורה שור" w:date="2019-12-04T17:42:00Z">
          <w:pPr>
            <w:pStyle w:val="ListParagraph"/>
            <w:bidi/>
          </w:pPr>
        </w:pPrChange>
      </w:pPr>
    </w:p>
    <w:p w14:paraId="1572C0B3" w14:textId="77777777" w:rsidR="004E690A" w:rsidRDefault="004E690A" w:rsidP="004E690A">
      <w:pPr>
        <w:bidi/>
        <w:rPr>
          <w:ins w:id="70" w:author="אורן  ציפורה שור" w:date="2019-12-04T17:43:00Z"/>
          <w:rFonts w:ascii="David" w:hAnsi="David" w:cs="David"/>
          <w:u w:val="single"/>
          <w:rtl/>
        </w:rPr>
        <w:pPrChange w:id="71" w:author="אורן  ציפורה שור" w:date="2019-12-04T17:42:00Z">
          <w:pPr>
            <w:pStyle w:val="ListParagraph"/>
            <w:bidi/>
          </w:pPr>
        </w:pPrChange>
      </w:pPr>
    </w:p>
    <w:p w14:paraId="28B68C51" w14:textId="77777777" w:rsidR="004E690A" w:rsidRDefault="004E690A" w:rsidP="004E690A">
      <w:pPr>
        <w:bidi/>
        <w:rPr>
          <w:ins w:id="72" w:author="אורן  ציפורה שור" w:date="2019-12-04T17:43:00Z"/>
          <w:rFonts w:ascii="David" w:hAnsi="David" w:cs="David"/>
          <w:u w:val="single"/>
          <w:rtl/>
        </w:rPr>
        <w:pPrChange w:id="73" w:author="אורן  ציפורה שור" w:date="2019-12-04T17:42:00Z">
          <w:pPr>
            <w:pStyle w:val="ListParagraph"/>
            <w:bidi/>
          </w:pPr>
        </w:pPrChange>
      </w:pPr>
    </w:p>
    <w:p w14:paraId="5701B30D" w14:textId="77777777" w:rsidR="004E690A" w:rsidRDefault="004E690A" w:rsidP="004E690A">
      <w:pPr>
        <w:bidi/>
        <w:rPr>
          <w:ins w:id="74" w:author="אורן  ציפורה שור" w:date="2019-12-04T17:43:00Z"/>
          <w:rFonts w:ascii="David" w:hAnsi="David" w:cs="David"/>
          <w:u w:val="single"/>
          <w:rtl/>
        </w:rPr>
        <w:pPrChange w:id="75" w:author="אורן  ציפורה שור" w:date="2019-12-04T17:42:00Z">
          <w:pPr>
            <w:pStyle w:val="ListParagraph"/>
            <w:bidi/>
          </w:pPr>
        </w:pPrChange>
      </w:pPr>
    </w:p>
    <w:p w14:paraId="40248E89" w14:textId="77777777" w:rsidR="004E690A" w:rsidRDefault="004E690A" w:rsidP="004E690A">
      <w:pPr>
        <w:bidi/>
        <w:rPr>
          <w:ins w:id="76" w:author="אורן  ציפורה שור" w:date="2019-12-04T17:43:00Z"/>
          <w:rFonts w:ascii="David" w:hAnsi="David" w:cs="David"/>
          <w:u w:val="single"/>
          <w:rtl/>
        </w:rPr>
        <w:pPrChange w:id="77" w:author="אורן  ציפורה שור" w:date="2019-12-04T17:42:00Z">
          <w:pPr>
            <w:pStyle w:val="ListParagraph"/>
            <w:bidi/>
          </w:pPr>
        </w:pPrChange>
      </w:pPr>
    </w:p>
    <w:p w14:paraId="37D1DAB9" w14:textId="77777777" w:rsidR="004E690A" w:rsidRDefault="004E690A" w:rsidP="004E690A">
      <w:pPr>
        <w:bidi/>
        <w:rPr>
          <w:ins w:id="78" w:author="אורן  ציפורה שור" w:date="2019-12-04T17:43:00Z"/>
          <w:rFonts w:ascii="David" w:hAnsi="David" w:cs="David"/>
          <w:u w:val="single"/>
          <w:rtl/>
        </w:rPr>
        <w:pPrChange w:id="79" w:author="אורן  ציפורה שור" w:date="2019-12-04T17:42:00Z">
          <w:pPr>
            <w:pStyle w:val="ListParagraph"/>
            <w:bidi/>
          </w:pPr>
        </w:pPrChange>
      </w:pPr>
    </w:p>
    <w:p w14:paraId="63910ED8" w14:textId="77777777" w:rsidR="004E690A" w:rsidRDefault="004E690A" w:rsidP="004E690A">
      <w:pPr>
        <w:bidi/>
        <w:rPr>
          <w:ins w:id="80" w:author="אורן  ציפורה שור" w:date="2019-12-04T17:43:00Z"/>
          <w:rFonts w:ascii="David" w:hAnsi="David" w:cs="David"/>
          <w:u w:val="single"/>
          <w:rtl/>
        </w:rPr>
        <w:pPrChange w:id="81" w:author="אורן  ציפורה שור" w:date="2019-12-04T17:42:00Z">
          <w:pPr>
            <w:pStyle w:val="ListParagraph"/>
            <w:bidi/>
          </w:pPr>
        </w:pPrChange>
      </w:pPr>
    </w:p>
    <w:p w14:paraId="697162F4" w14:textId="77777777" w:rsidR="004E690A" w:rsidRDefault="004E690A" w:rsidP="004E690A">
      <w:pPr>
        <w:bidi/>
        <w:rPr>
          <w:ins w:id="82" w:author="אורן  ציפורה שור" w:date="2019-12-04T17:43:00Z"/>
          <w:rFonts w:ascii="David" w:hAnsi="David" w:cs="David"/>
          <w:u w:val="single"/>
          <w:rtl/>
        </w:rPr>
        <w:pPrChange w:id="83" w:author="אורן  ציפורה שור" w:date="2019-12-04T17:42:00Z">
          <w:pPr>
            <w:pStyle w:val="ListParagraph"/>
            <w:bidi/>
          </w:pPr>
        </w:pPrChange>
      </w:pPr>
    </w:p>
    <w:p w14:paraId="706AE621" w14:textId="55BC465D" w:rsidR="004E690A" w:rsidRDefault="004E690A" w:rsidP="004E690A">
      <w:pPr>
        <w:bidi/>
        <w:rPr>
          <w:ins w:id="84" w:author="אורן  ציפורה שור" w:date="2019-12-04T17:43:00Z"/>
          <w:rFonts w:ascii="David" w:hAnsi="David" w:cs="David"/>
          <w:u w:val="single"/>
          <w:rtl/>
        </w:rPr>
        <w:pPrChange w:id="85" w:author="אורן  ציפורה שור" w:date="2019-12-04T17:42:00Z">
          <w:pPr>
            <w:pStyle w:val="ListParagraph"/>
            <w:bidi/>
          </w:pPr>
        </w:pPrChange>
      </w:pPr>
    </w:p>
    <w:p w14:paraId="5F7EE061" w14:textId="0DC64611" w:rsidR="004E690A" w:rsidRDefault="004E690A" w:rsidP="004E690A">
      <w:pPr>
        <w:bidi/>
        <w:rPr>
          <w:ins w:id="86" w:author="אורן  ציפורה שור" w:date="2019-12-04T17:43:00Z"/>
          <w:rFonts w:ascii="David" w:hAnsi="David" w:cs="David"/>
          <w:u w:val="single"/>
          <w:rtl/>
        </w:rPr>
        <w:pPrChange w:id="87" w:author="אורן  ציפורה שור" w:date="2019-12-04T17:42:00Z">
          <w:pPr>
            <w:pStyle w:val="ListParagraph"/>
            <w:bidi/>
          </w:pPr>
        </w:pPrChange>
      </w:pPr>
    </w:p>
    <w:p w14:paraId="4ED19879" w14:textId="69970ABD" w:rsidR="004E690A" w:rsidRDefault="004E690A" w:rsidP="004E690A">
      <w:pPr>
        <w:bidi/>
        <w:rPr>
          <w:ins w:id="88" w:author="אורן  ציפורה שור" w:date="2019-12-04T17:43:00Z"/>
          <w:rFonts w:ascii="David" w:hAnsi="David" w:cs="David"/>
          <w:u w:val="single"/>
          <w:rtl/>
        </w:rPr>
        <w:pPrChange w:id="89" w:author="אורן  ציפורה שור" w:date="2019-12-04T17:42:00Z">
          <w:pPr>
            <w:pStyle w:val="ListParagraph"/>
            <w:bidi/>
          </w:pPr>
        </w:pPrChange>
      </w:pPr>
    </w:p>
    <w:p w14:paraId="62344AE3" w14:textId="1FA75B19" w:rsidR="00560520" w:rsidRPr="004E690A" w:rsidDel="00CA6142" w:rsidRDefault="004E690A" w:rsidP="004E690A">
      <w:pPr>
        <w:pStyle w:val="ListParagraph"/>
        <w:bidi/>
        <w:ind w:firstLine="360"/>
        <w:rPr>
          <w:del w:id="90" w:author="אורן  ציפורה שור" w:date="2019-12-04T17:40:00Z"/>
          <w:rFonts w:ascii="David" w:hAnsi="David" w:cs="David"/>
          <w:rtl/>
          <w:rPrChange w:id="91" w:author="אורן  ציפורה שור" w:date="2019-12-04T17:44:00Z">
            <w:rPr>
              <w:del w:id="92" w:author="אורן  ציפורה שור" w:date="2019-12-04T17:40:00Z"/>
              <w:rFonts w:ascii="David" w:hAnsi="David" w:cs="David"/>
              <w:u w:val="single"/>
              <w:rtl/>
            </w:rPr>
          </w:rPrChange>
        </w:rPr>
        <w:pPrChange w:id="93" w:author="אורן  ציפורה שור" w:date="2019-12-04T17:48:00Z">
          <w:pPr>
            <w:pStyle w:val="ListParagraph"/>
            <w:bidi/>
          </w:pPr>
        </w:pPrChange>
      </w:pPr>
      <w:ins w:id="94" w:author="אורן  ציפורה שור" w:date="2019-12-04T17:44:00Z">
        <w:r w:rsidRPr="007B29AD">
          <w:rPr>
            <w:rFonts w:ascii="David" w:hAnsi="David" w:cs="David"/>
            <w:b/>
            <w:bCs/>
          </w:rPr>
          <w:t xml:space="preserve">Mind </w:t>
        </w:r>
        <w:r w:rsidRPr="004E690A">
          <w:rPr>
            <w:rFonts w:ascii="David" w:hAnsi="David" w:cs="David"/>
            <w:b/>
            <w:bCs/>
            <w:rPrChange w:id="95" w:author="אורן  ציפורה שור" w:date="2019-12-04T17:44:00Z">
              <w:rPr>
                <w:rFonts w:ascii="David" w:hAnsi="David" w:cs="David"/>
                <w:b/>
                <w:bCs/>
              </w:rPr>
            </w:rPrChange>
          </w:rPr>
          <w:t>maps</w:t>
        </w:r>
        <w:r>
          <w:rPr>
            <w:rFonts w:ascii="David" w:hAnsi="David" w:cs="David" w:hint="cs"/>
            <w:rtl/>
          </w:rPr>
          <w:t xml:space="preserve"> </w:t>
        </w:r>
      </w:ins>
      <w:ins w:id="96" w:author="אורן  ציפורה שור" w:date="2019-12-04T17:49:00Z">
        <w:r>
          <w:rPr>
            <w:rFonts w:ascii="David" w:hAnsi="David" w:cs="David" w:hint="cs"/>
            <w:rtl/>
          </w:rPr>
          <w:t>בהגדרתן הן שיטת ייצוג ותיעוד גרפי של ידע</w:t>
        </w:r>
      </w:ins>
      <w:del w:id="97" w:author="אורן  ציפורה שור" w:date="2019-12-04T17:38:00Z">
        <w:r w:rsidR="00BF51E4" w:rsidRPr="004E690A" w:rsidDel="00CA6142">
          <w:rPr>
            <w:rFonts w:ascii="David" w:hAnsi="David" w:cs="David"/>
            <w:rtl/>
            <w:rPrChange w:id="98" w:author="אורן  ציפורה שור" w:date="2019-12-04T17:44:00Z">
              <w:rPr>
                <w:rFonts w:ascii="David" w:hAnsi="David" w:cs="David"/>
                <w:u w:val="single"/>
                <w:rtl/>
              </w:rPr>
            </w:rPrChange>
          </w:rPr>
          <w:delText xml:space="preserve">מבנה של </w:delText>
        </w:r>
        <w:r w:rsidR="00BF51E4" w:rsidRPr="004E690A" w:rsidDel="00CA6142">
          <w:rPr>
            <w:rFonts w:ascii="David" w:hAnsi="David" w:cs="David"/>
            <w:rPrChange w:id="99" w:author="אורן  ציפורה שור" w:date="2019-12-04T17:44:00Z">
              <w:rPr>
                <w:rFonts w:ascii="David" w:hAnsi="David" w:cs="David"/>
                <w:u w:val="single"/>
              </w:rPr>
            </w:rPrChange>
          </w:rPr>
          <w:delText>Claim</w:delText>
        </w:r>
        <w:r w:rsidR="00BF51E4" w:rsidRPr="004E690A" w:rsidDel="00CA6142">
          <w:rPr>
            <w:rFonts w:ascii="David" w:hAnsi="David" w:cs="David"/>
            <w:rtl/>
            <w:rPrChange w:id="100" w:author="אורן  ציפורה שור" w:date="2019-12-04T17:44:00Z">
              <w:rPr>
                <w:rFonts w:ascii="David" w:hAnsi="David" w:cs="David"/>
                <w:u w:val="single"/>
                <w:rtl/>
              </w:rPr>
            </w:rPrChange>
          </w:rPr>
          <w:delText xml:space="preserve"> ע"פ המאמר:</w:delText>
        </w:r>
      </w:del>
      <w:del w:id="101" w:author="אורן  ציפורה שור" w:date="2019-12-04T17:40:00Z">
        <w:r w:rsidR="00BF51E4" w:rsidRPr="004E690A" w:rsidDel="00CA6142">
          <w:rPr>
            <w:rFonts w:ascii="David" w:hAnsi="David" w:cs="David"/>
            <w:rtl/>
            <w:rPrChange w:id="102" w:author="אורן  ציפורה שור" w:date="2019-12-04T17:44:00Z">
              <w:rPr>
                <w:rFonts w:ascii="David" w:hAnsi="David" w:cs="David"/>
                <w:rtl/>
              </w:rPr>
            </w:rPrChange>
          </w:rPr>
          <w:tab/>
        </w:r>
        <w:r w:rsidR="00BF51E4" w:rsidRPr="004E690A" w:rsidDel="00CA6142">
          <w:rPr>
            <w:rFonts w:ascii="David" w:hAnsi="David" w:cs="David"/>
            <w:rtl/>
            <w:rPrChange w:id="103" w:author="אורן  ציפורה שור" w:date="2019-12-04T17:44:00Z">
              <w:rPr>
                <w:rFonts w:ascii="David" w:hAnsi="David" w:cs="David"/>
                <w:rtl/>
              </w:rPr>
            </w:rPrChange>
          </w:rPr>
          <w:tab/>
        </w:r>
        <w:r w:rsidR="00BF51E4" w:rsidRPr="004E690A" w:rsidDel="00CA6142">
          <w:rPr>
            <w:rFonts w:ascii="David" w:hAnsi="David" w:cs="David"/>
            <w:rtl/>
            <w:rPrChange w:id="104" w:author="אורן  ציפורה שור" w:date="2019-12-04T17:44:00Z">
              <w:rPr>
                <w:rFonts w:ascii="David" w:hAnsi="David" w:cs="David"/>
                <w:rtl/>
              </w:rPr>
            </w:rPrChange>
          </w:rPr>
          <w:tab/>
        </w:r>
        <w:r w:rsidR="00BF51E4" w:rsidRPr="004E690A" w:rsidDel="00CA6142">
          <w:rPr>
            <w:rFonts w:ascii="David" w:hAnsi="David" w:cs="David"/>
            <w:rtl/>
            <w:rPrChange w:id="105" w:author="אורן  ציפורה שור" w:date="2019-12-04T17:44:00Z">
              <w:rPr>
                <w:rFonts w:ascii="David" w:hAnsi="David" w:cs="David"/>
                <w:rtl/>
              </w:rPr>
            </w:rPrChange>
          </w:rPr>
          <w:tab/>
        </w:r>
        <w:r w:rsidR="00BF51E4" w:rsidRPr="004E690A" w:rsidDel="00CA6142">
          <w:rPr>
            <w:rFonts w:ascii="David" w:hAnsi="David" w:cs="David"/>
            <w:rtl/>
            <w:rPrChange w:id="106" w:author="אורן  ציפורה שור" w:date="2019-12-04T17:44:00Z">
              <w:rPr>
                <w:rFonts w:ascii="David" w:hAnsi="David" w:cs="David"/>
                <w:u w:val="single"/>
                <w:rtl/>
              </w:rPr>
            </w:rPrChange>
          </w:rPr>
          <w:delText xml:space="preserve">מבנה של מחלקות ב- </w:delText>
        </w:r>
        <w:r w:rsidR="00BF51E4" w:rsidRPr="004E690A" w:rsidDel="00CA6142">
          <w:rPr>
            <w:rFonts w:ascii="David" w:hAnsi="David" w:cs="David"/>
            <w:rPrChange w:id="107" w:author="אורן  ציפורה שור" w:date="2019-12-04T17:44:00Z">
              <w:rPr>
                <w:rFonts w:ascii="David" w:hAnsi="David" w:cs="David"/>
                <w:u w:val="single"/>
              </w:rPr>
            </w:rPrChange>
          </w:rPr>
          <w:delText>ScholOnto ontology</w:delText>
        </w:r>
        <w:r w:rsidR="00BF51E4" w:rsidRPr="004E690A" w:rsidDel="00CA6142">
          <w:rPr>
            <w:rFonts w:ascii="David" w:hAnsi="David" w:cs="David"/>
            <w:rtl/>
            <w:rPrChange w:id="108" w:author="אורן  ציפורה שור" w:date="2019-12-04T17:44:00Z">
              <w:rPr>
                <w:rFonts w:ascii="David" w:hAnsi="David" w:cs="David"/>
                <w:u w:val="single"/>
                <w:rtl/>
              </w:rPr>
            </w:rPrChange>
          </w:rPr>
          <w:delText>:</w:delText>
        </w:r>
      </w:del>
    </w:p>
    <w:p w14:paraId="0B29E10D" w14:textId="0F29EFB3" w:rsidR="00BF51E4" w:rsidRPr="004E690A" w:rsidDel="004E690A" w:rsidRDefault="00BF51E4" w:rsidP="004E690A">
      <w:pPr>
        <w:pStyle w:val="ListParagraph"/>
        <w:bidi/>
        <w:ind w:firstLine="360"/>
        <w:rPr>
          <w:del w:id="109" w:author="אורן  ציפורה שור" w:date="2019-12-04T17:42:00Z"/>
          <w:rFonts w:ascii="David" w:hAnsi="David" w:cs="David"/>
          <w:rtl/>
          <w:rPrChange w:id="110" w:author="אורן  ציפורה שור" w:date="2019-12-04T17:44:00Z">
            <w:rPr>
              <w:del w:id="111" w:author="אורן  ציפורה שור" w:date="2019-12-04T17:42:00Z"/>
              <w:rFonts w:ascii="David" w:hAnsi="David" w:cs="David"/>
              <w:rtl/>
            </w:rPr>
          </w:rPrChange>
        </w:rPr>
        <w:pPrChange w:id="112" w:author="אורן  ציפורה שור" w:date="2019-12-04T17:43:00Z">
          <w:pPr>
            <w:pStyle w:val="ListParagraph"/>
            <w:bidi/>
          </w:pPr>
        </w:pPrChange>
      </w:pPr>
    </w:p>
    <w:p w14:paraId="60AB697E" w14:textId="42766D0F" w:rsidR="00BF51E4" w:rsidRPr="004E690A" w:rsidDel="004E690A" w:rsidRDefault="00BF51E4" w:rsidP="004E690A">
      <w:pPr>
        <w:pStyle w:val="ListParagraph"/>
        <w:bidi/>
        <w:ind w:firstLine="360"/>
        <w:rPr>
          <w:del w:id="113" w:author="אורן  ציפורה שור" w:date="2019-12-04T17:42:00Z"/>
          <w:rFonts w:ascii="David" w:hAnsi="David" w:cs="David"/>
          <w:rtl/>
          <w:rPrChange w:id="114" w:author="אורן  ציפורה שור" w:date="2019-12-04T17:44:00Z">
            <w:rPr>
              <w:del w:id="115" w:author="אורן  ציפורה שור" w:date="2019-12-04T17:42:00Z"/>
              <w:rFonts w:ascii="David" w:hAnsi="David" w:cs="David"/>
              <w:rtl/>
            </w:rPr>
          </w:rPrChange>
        </w:rPr>
        <w:pPrChange w:id="116" w:author="אורן  ציפורה שור" w:date="2019-12-04T17:43:00Z">
          <w:pPr>
            <w:pStyle w:val="ListParagraph"/>
            <w:bidi/>
          </w:pPr>
        </w:pPrChange>
      </w:pPr>
    </w:p>
    <w:p w14:paraId="2AFAE256" w14:textId="5DD6B424" w:rsidR="00BF51E4" w:rsidRPr="004E690A" w:rsidDel="004E690A" w:rsidRDefault="00BF51E4" w:rsidP="004E690A">
      <w:pPr>
        <w:pStyle w:val="ListParagraph"/>
        <w:bidi/>
        <w:ind w:firstLine="360"/>
        <w:rPr>
          <w:del w:id="117" w:author="אורן  ציפורה שור" w:date="2019-12-04T17:42:00Z"/>
          <w:rFonts w:ascii="David" w:hAnsi="David" w:cs="David"/>
          <w:rtl/>
          <w:rPrChange w:id="118" w:author="אורן  ציפורה שור" w:date="2019-12-04T17:44:00Z">
            <w:rPr>
              <w:del w:id="119" w:author="אורן  ציפורה שור" w:date="2019-12-04T17:42:00Z"/>
              <w:rFonts w:ascii="David" w:hAnsi="David" w:cs="David"/>
              <w:rtl/>
            </w:rPr>
          </w:rPrChange>
        </w:rPr>
        <w:pPrChange w:id="120" w:author="אורן  ציפורה שור" w:date="2019-12-04T17:43:00Z">
          <w:pPr>
            <w:pStyle w:val="ListParagraph"/>
            <w:bidi/>
          </w:pPr>
        </w:pPrChange>
      </w:pPr>
    </w:p>
    <w:p w14:paraId="75C9D5BB" w14:textId="01D73E50" w:rsidR="00BF51E4" w:rsidRPr="004E690A" w:rsidDel="004E690A" w:rsidRDefault="00BF51E4" w:rsidP="004E690A">
      <w:pPr>
        <w:pStyle w:val="ListParagraph"/>
        <w:bidi/>
        <w:ind w:firstLine="360"/>
        <w:rPr>
          <w:del w:id="121" w:author="אורן  ציפורה שור" w:date="2019-12-04T17:42:00Z"/>
          <w:rFonts w:ascii="David" w:hAnsi="David" w:cs="David"/>
          <w:rtl/>
          <w:rPrChange w:id="122" w:author="אורן  ציפורה שור" w:date="2019-12-04T17:44:00Z">
            <w:rPr>
              <w:del w:id="123" w:author="אורן  ציפורה שור" w:date="2019-12-04T17:42:00Z"/>
              <w:rFonts w:ascii="David" w:hAnsi="David" w:cs="David"/>
              <w:rtl/>
            </w:rPr>
          </w:rPrChange>
        </w:rPr>
        <w:pPrChange w:id="124" w:author="אורן  ציפורה שור" w:date="2019-12-04T17:43:00Z">
          <w:pPr>
            <w:pStyle w:val="ListParagraph"/>
            <w:bidi/>
          </w:pPr>
        </w:pPrChange>
      </w:pPr>
    </w:p>
    <w:p w14:paraId="5B1954A1" w14:textId="4E551B4D" w:rsidR="00BF51E4" w:rsidRPr="004E690A" w:rsidDel="004E690A" w:rsidRDefault="00BF51E4" w:rsidP="004E690A">
      <w:pPr>
        <w:pStyle w:val="ListParagraph"/>
        <w:bidi/>
        <w:ind w:firstLine="360"/>
        <w:rPr>
          <w:del w:id="125" w:author="אורן  ציפורה שור" w:date="2019-12-04T17:42:00Z"/>
          <w:rFonts w:ascii="David" w:hAnsi="David" w:cs="David"/>
          <w:rtl/>
          <w:rPrChange w:id="126" w:author="אורן  ציפורה שור" w:date="2019-12-04T17:44:00Z">
            <w:rPr>
              <w:del w:id="127" w:author="אורן  ציפורה שור" w:date="2019-12-04T17:42:00Z"/>
              <w:rFonts w:ascii="David" w:hAnsi="David" w:cs="David"/>
              <w:rtl/>
            </w:rPr>
          </w:rPrChange>
        </w:rPr>
        <w:pPrChange w:id="128" w:author="אורן  ציפורה שור" w:date="2019-12-04T17:43:00Z">
          <w:pPr>
            <w:pStyle w:val="ListParagraph"/>
            <w:bidi/>
          </w:pPr>
        </w:pPrChange>
      </w:pPr>
    </w:p>
    <w:p w14:paraId="75D07B54" w14:textId="17E0C78D" w:rsidR="00BF51E4" w:rsidRPr="004E690A" w:rsidDel="004E690A" w:rsidRDefault="00BF51E4" w:rsidP="004E690A">
      <w:pPr>
        <w:pStyle w:val="ListParagraph"/>
        <w:bidi/>
        <w:ind w:firstLine="360"/>
        <w:rPr>
          <w:del w:id="129" w:author="אורן  ציפורה שור" w:date="2019-12-04T17:42:00Z"/>
          <w:rFonts w:ascii="David" w:hAnsi="David" w:cs="David"/>
          <w:rtl/>
          <w:rPrChange w:id="130" w:author="אורן  ציפורה שור" w:date="2019-12-04T17:44:00Z">
            <w:rPr>
              <w:del w:id="131" w:author="אורן  ציפורה שור" w:date="2019-12-04T17:42:00Z"/>
              <w:rFonts w:ascii="David" w:hAnsi="David" w:cs="David"/>
              <w:rtl/>
            </w:rPr>
          </w:rPrChange>
        </w:rPr>
        <w:pPrChange w:id="132" w:author="אורן  ציפורה שור" w:date="2019-12-04T17:43:00Z">
          <w:pPr>
            <w:pStyle w:val="ListParagraph"/>
            <w:bidi/>
          </w:pPr>
        </w:pPrChange>
      </w:pPr>
    </w:p>
    <w:p w14:paraId="5A18335C" w14:textId="7B6DB08B" w:rsidR="00BF51E4" w:rsidRPr="004E690A" w:rsidDel="004E690A" w:rsidRDefault="00BF51E4" w:rsidP="004E690A">
      <w:pPr>
        <w:pStyle w:val="ListParagraph"/>
        <w:bidi/>
        <w:ind w:firstLine="360"/>
        <w:rPr>
          <w:del w:id="133" w:author="אורן  ציפורה שור" w:date="2019-12-04T17:42:00Z"/>
          <w:rFonts w:ascii="David" w:hAnsi="David" w:cs="David"/>
          <w:rtl/>
          <w:rPrChange w:id="134" w:author="אורן  ציפורה שור" w:date="2019-12-04T17:44:00Z">
            <w:rPr>
              <w:del w:id="135" w:author="אורן  ציפורה שור" w:date="2019-12-04T17:42:00Z"/>
              <w:rFonts w:ascii="David" w:hAnsi="David" w:cs="David"/>
              <w:rtl/>
            </w:rPr>
          </w:rPrChange>
        </w:rPr>
        <w:pPrChange w:id="136" w:author="אורן  ציפורה שור" w:date="2019-12-04T17:43:00Z">
          <w:pPr>
            <w:pStyle w:val="ListParagraph"/>
            <w:bidi/>
          </w:pPr>
        </w:pPrChange>
      </w:pPr>
    </w:p>
    <w:p w14:paraId="6D773559" w14:textId="77777777" w:rsidR="00BF51E4" w:rsidRPr="004E690A" w:rsidDel="004E690A" w:rsidRDefault="00BF51E4" w:rsidP="004E690A">
      <w:pPr>
        <w:pStyle w:val="ListParagraph"/>
        <w:bidi/>
        <w:ind w:firstLine="360"/>
        <w:rPr>
          <w:del w:id="137" w:author="אורן  ציפורה שור" w:date="2019-12-04T17:42:00Z"/>
          <w:rFonts w:ascii="David" w:hAnsi="David" w:cs="David"/>
          <w:rtl/>
          <w:rPrChange w:id="138" w:author="אורן  ציפורה שור" w:date="2019-12-04T17:44:00Z">
            <w:rPr>
              <w:del w:id="139" w:author="אורן  ציפורה שור" w:date="2019-12-04T17:42:00Z"/>
              <w:rFonts w:ascii="David" w:hAnsi="David" w:cs="David"/>
              <w:rtl/>
            </w:rPr>
          </w:rPrChange>
        </w:rPr>
        <w:pPrChange w:id="140" w:author="אורן  ציפורה שור" w:date="2019-12-04T17:43:00Z">
          <w:pPr>
            <w:pStyle w:val="ListParagraph"/>
            <w:bidi/>
          </w:pPr>
        </w:pPrChange>
      </w:pPr>
    </w:p>
    <w:p w14:paraId="11468AE0" w14:textId="77777777" w:rsidR="00BF51E4" w:rsidRPr="004E690A" w:rsidDel="004E690A" w:rsidRDefault="00BF51E4" w:rsidP="004E690A">
      <w:pPr>
        <w:pStyle w:val="ListParagraph"/>
        <w:bidi/>
        <w:ind w:firstLine="360"/>
        <w:rPr>
          <w:del w:id="141" w:author="אורן  ציפורה שור" w:date="2019-12-04T17:42:00Z"/>
          <w:rFonts w:ascii="David" w:hAnsi="David" w:cs="David"/>
          <w:rtl/>
          <w:rPrChange w:id="142" w:author="אורן  ציפורה שור" w:date="2019-12-04T17:44:00Z">
            <w:rPr>
              <w:del w:id="143" w:author="אורן  ציפורה שור" w:date="2019-12-04T17:42:00Z"/>
              <w:rFonts w:ascii="David" w:hAnsi="David" w:cs="David"/>
              <w:rtl/>
            </w:rPr>
          </w:rPrChange>
        </w:rPr>
        <w:pPrChange w:id="144" w:author="אורן  ציפורה שור" w:date="2019-12-04T17:43:00Z">
          <w:pPr>
            <w:pStyle w:val="ListParagraph"/>
            <w:bidi/>
          </w:pPr>
        </w:pPrChange>
      </w:pPr>
    </w:p>
    <w:p w14:paraId="5A4A6A72" w14:textId="77777777" w:rsidR="00BF51E4" w:rsidRPr="004E690A" w:rsidDel="004E690A" w:rsidRDefault="00BF51E4" w:rsidP="004E690A">
      <w:pPr>
        <w:pStyle w:val="ListParagraph"/>
        <w:bidi/>
        <w:ind w:firstLine="360"/>
        <w:rPr>
          <w:del w:id="145" w:author="אורן  ציפורה שור" w:date="2019-12-04T17:42:00Z"/>
          <w:rFonts w:ascii="David" w:hAnsi="David" w:cs="David"/>
          <w:rtl/>
          <w:rPrChange w:id="146" w:author="אורן  ציפורה שור" w:date="2019-12-04T17:44:00Z">
            <w:rPr>
              <w:del w:id="147" w:author="אורן  ציפורה שור" w:date="2019-12-04T17:42:00Z"/>
              <w:rFonts w:ascii="David" w:hAnsi="David" w:cs="David"/>
              <w:rtl/>
            </w:rPr>
          </w:rPrChange>
        </w:rPr>
        <w:pPrChange w:id="148" w:author="אורן  ציפורה שור" w:date="2019-12-04T17:43:00Z">
          <w:pPr>
            <w:pStyle w:val="ListParagraph"/>
            <w:bidi/>
          </w:pPr>
        </w:pPrChange>
      </w:pPr>
    </w:p>
    <w:p w14:paraId="73E284A8" w14:textId="688A27DE" w:rsidR="00BF51E4" w:rsidRPr="004E690A" w:rsidDel="004E690A" w:rsidRDefault="00BF51E4" w:rsidP="004E690A">
      <w:pPr>
        <w:pStyle w:val="ListParagraph"/>
        <w:bidi/>
        <w:ind w:firstLine="360"/>
        <w:rPr>
          <w:del w:id="149" w:author="אורן  ציפורה שור" w:date="2019-12-04T17:42:00Z"/>
          <w:rFonts w:ascii="David" w:hAnsi="David" w:cs="David"/>
          <w:rtl/>
          <w:rPrChange w:id="150" w:author="אורן  ציפורה שור" w:date="2019-12-04T17:44:00Z">
            <w:rPr>
              <w:del w:id="151" w:author="אורן  ציפורה שור" w:date="2019-12-04T17:42:00Z"/>
              <w:rFonts w:ascii="David" w:hAnsi="David" w:cs="David"/>
              <w:rtl/>
            </w:rPr>
          </w:rPrChange>
        </w:rPr>
        <w:pPrChange w:id="152" w:author="אורן  ציפורה שור" w:date="2019-12-04T17:43:00Z">
          <w:pPr>
            <w:pStyle w:val="ListParagraph"/>
            <w:bidi/>
          </w:pPr>
        </w:pPrChange>
      </w:pPr>
    </w:p>
    <w:p w14:paraId="54081ACA" w14:textId="11AA0557" w:rsidR="00BF51E4" w:rsidRPr="004E690A" w:rsidDel="004E690A" w:rsidRDefault="00BF51E4" w:rsidP="004E690A">
      <w:pPr>
        <w:pStyle w:val="ListParagraph"/>
        <w:bidi/>
        <w:ind w:firstLine="360"/>
        <w:rPr>
          <w:del w:id="153" w:author="אורן  ציפורה שור" w:date="2019-12-04T17:42:00Z"/>
          <w:rFonts w:ascii="David" w:hAnsi="David" w:cs="David"/>
          <w:rtl/>
          <w:rPrChange w:id="154" w:author="אורן  ציפורה שור" w:date="2019-12-04T17:44:00Z">
            <w:rPr>
              <w:del w:id="155" w:author="אורן  ציפורה שור" w:date="2019-12-04T17:42:00Z"/>
              <w:rFonts w:ascii="David" w:hAnsi="David" w:cs="David"/>
              <w:rtl/>
            </w:rPr>
          </w:rPrChange>
        </w:rPr>
        <w:pPrChange w:id="156" w:author="אורן  ציפורה שור" w:date="2019-12-04T17:43:00Z">
          <w:pPr>
            <w:pStyle w:val="ListParagraph"/>
            <w:bidi/>
          </w:pPr>
        </w:pPrChange>
      </w:pPr>
    </w:p>
    <w:p w14:paraId="55F897AA" w14:textId="00604508" w:rsidR="007B29AD" w:rsidRPr="004E690A" w:rsidDel="004E690A" w:rsidRDefault="007B29AD" w:rsidP="004E690A">
      <w:pPr>
        <w:bidi/>
        <w:ind w:firstLine="360"/>
        <w:rPr>
          <w:del w:id="157" w:author="אורן  ציפורה שור" w:date="2019-12-04T17:42:00Z"/>
          <w:rFonts w:ascii="David" w:hAnsi="David" w:cs="David"/>
          <w:rtl/>
          <w:rPrChange w:id="158" w:author="אורן  ציפורה שור" w:date="2019-12-04T17:44:00Z">
            <w:rPr>
              <w:del w:id="159" w:author="אורן  ציפורה שור" w:date="2019-12-04T17:42:00Z"/>
              <w:rFonts w:ascii="David" w:hAnsi="David" w:cs="David"/>
              <w:rtl/>
            </w:rPr>
          </w:rPrChange>
        </w:rPr>
        <w:pPrChange w:id="160" w:author="אורן  ציפורה שור" w:date="2019-12-04T17:43:00Z">
          <w:pPr>
            <w:bidi/>
            <w:ind w:firstLine="720"/>
          </w:pPr>
        </w:pPrChange>
      </w:pPr>
    </w:p>
    <w:p w14:paraId="3CDF3E42" w14:textId="72C78F63" w:rsidR="007B29AD" w:rsidRPr="004E690A" w:rsidDel="004E690A" w:rsidRDefault="007B29AD" w:rsidP="004E690A">
      <w:pPr>
        <w:bidi/>
        <w:ind w:firstLine="360"/>
        <w:rPr>
          <w:del w:id="161" w:author="אורן  ציפורה שור" w:date="2019-12-04T17:42:00Z"/>
          <w:rFonts w:ascii="David" w:hAnsi="David" w:cs="David"/>
          <w:rtl/>
          <w:rPrChange w:id="162" w:author="אורן  ציפורה שור" w:date="2019-12-04T17:44:00Z">
            <w:rPr>
              <w:del w:id="163" w:author="אורן  ציפורה שור" w:date="2019-12-04T17:42:00Z"/>
              <w:rFonts w:ascii="David" w:hAnsi="David" w:cs="David"/>
              <w:rtl/>
            </w:rPr>
          </w:rPrChange>
        </w:rPr>
        <w:pPrChange w:id="164" w:author="אורן  ציפורה שור" w:date="2019-12-04T17:43:00Z">
          <w:pPr>
            <w:bidi/>
            <w:ind w:firstLine="720"/>
          </w:pPr>
        </w:pPrChange>
      </w:pPr>
    </w:p>
    <w:p w14:paraId="21899EA6" w14:textId="03F3341B" w:rsidR="00CA6142" w:rsidRPr="004E690A" w:rsidDel="00CA6142" w:rsidRDefault="00CA6142" w:rsidP="004E690A">
      <w:pPr>
        <w:pStyle w:val="ListParagraph"/>
        <w:bidi/>
        <w:ind w:left="0" w:firstLine="360"/>
        <w:rPr>
          <w:del w:id="165" w:author="אורן  ציפורה שור" w:date="2019-12-04T17:41:00Z"/>
          <w:moveTo w:id="166" w:author="אורן  ציפורה שור" w:date="2019-12-04T17:41:00Z"/>
          <w:rFonts w:ascii="David" w:hAnsi="David" w:cs="David"/>
          <w:b/>
          <w:bCs/>
          <w:rPrChange w:id="167" w:author="אורן  ציפורה שור" w:date="2019-12-04T17:44:00Z">
            <w:rPr>
              <w:del w:id="168" w:author="אורן  ציפורה שור" w:date="2019-12-04T17:41:00Z"/>
              <w:moveTo w:id="169" w:author="אורן  ציפורה שור" w:date="2019-12-04T17:41:00Z"/>
              <w:rFonts w:ascii="David" w:hAnsi="David" w:cs="David"/>
              <w:b/>
              <w:bCs/>
            </w:rPr>
          </w:rPrChange>
        </w:rPr>
        <w:pPrChange w:id="170" w:author="אורן  ציפורה שור" w:date="2019-12-04T17:43:00Z">
          <w:pPr>
            <w:pStyle w:val="ListParagraph"/>
            <w:bidi/>
            <w:ind w:left="1080"/>
          </w:pPr>
        </w:pPrChange>
      </w:pPr>
      <w:moveToRangeStart w:id="171" w:author="אורן  ציפורה שור" w:date="2019-12-04T17:41:00Z" w:name="move26373723"/>
    </w:p>
    <w:p w14:paraId="3797FFB4" w14:textId="49128168" w:rsidR="00CA6142" w:rsidRPr="00CA6142" w:rsidRDefault="00CA6142" w:rsidP="00394EE4">
      <w:pPr>
        <w:bidi/>
        <w:rPr>
          <w:moveTo w:id="172" w:author="אורן  ציפורה שור" w:date="2019-12-04T17:41:00Z"/>
          <w:rFonts w:ascii="David" w:hAnsi="David" w:cs="David"/>
          <w:rtl/>
          <w:rPrChange w:id="173" w:author="אורן  ציפורה שור" w:date="2019-12-04T17:41:00Z">
            <w:rPr>
              <w:moveTo w:id="174" w:author="אורן  ציפורה שור" w:date="2019-12-04T17:41:00Z"/>
              <w:rtl/>
            </w:rPr>
          </w:rPrChange>
        </w:rPr>
        <w:pPrChange w:id="175" w:author="אורן  ציפורה שור" w:date="2019-12-04T17:53:00Z">
          <w:pPr>
            <w:pStyle w:val="ListParagraph"/>
            <w:bidi/>
          </w:pPr>
        </w:pPrChange>
      </w:pPr>
      <w:moveTo w:id="176" w:author="אורן  ציפורה שור" w:date="2019-12-04T17:41:00Z">
        <w:del w:id="177" w:author="אורן  ציפורה שור" w:date="2019-12-04T17:48:00Z">
          <w:r w:rsidRPr="004E690A" w:rsidDel="004E690A">
            <w:rPr>
              <w:rFonts w:ascii="David" w:hAnsi="David" w:cs="David"/>
              <w:rtl/>
              <w:rPrChange w:id="178" w:author="אורן  ציפורה שור" w:date="2019-12-04T17:44:00Z">
                <w:rPr>
                  <w:rtl/>
                </w:rPr>
              </w:rPrChange>
            </w:rPr>
            <w:delText>דיאגרמה</w:delText>
          </w:r>
          <w:r w:rsidRPr="00CA6142" w:rsidDel="004E690A">
            <w:rPr>
              <w:rFonts w:ascii="David" w:hAnsi="David" w:cs="David"/>
              <w:rtl/>
              <w:rPrChange w:id="179" w:author="אורן  ציפורה שור" w:date="2019-12-04T17:41:00Z">
                <w:rPr>
                  <w:rtl/>
                </w:rPr>
              </w:rPrChange>
            </w:rPr>
            <w:delText xml:space="preserve"> לא</w:delText>
          </w:r>
        </w:del>
        <w:del w:id="180" w:author="אורן  ציפורה שור" w:date="2019-12-04T17:49:00Z">
          <w:r w:rsidRPr="00CA6142" w:rsidDel="004E690A">
            <w:rPr>
              <w:rFonts w:ascii="David" w:hAnsi="David" w:cs="David"/>
              <w:rtl/>
              <w:rPrChange w:id="181" w:author="אורן  ציפורה שור" w:date="2019-12-04T17:41:00Z">
                <w:rPr>
                  <w:rtl/>
                </w:rPr>
              </w:rPrChange>
            </w:rPr>
            <w:delText>רגון מידע בצורה וויזואלית</w:delText>
          </w:r>
        </w:del>
      </w:moveTo>
      <w:ins w:id="182" w:author="אורן  ציפורה שור" w:date="2019-12-04T17:49:00Z">
        <w:r w:rsidR="004E690A">
          <w:rPr>
            <w:rFonts w:ascii="David" w:hAnsi="David" w:cs="David" w:hint="cs"/>
            <w:rtl/>
          </w:rPr>
          <w:t xml:space="preserve"> לצרכי חשיבה</w:t>
        </w:r>
      </w:ins>
      <w:moveTo w:id="183" w:author="אורן  ציפורה שור" w:date="2019-12-04T17:41:00Z">
        <w:r w:rsidRPr="00CA6142">
          <w:rPr>
            <w:rFonts w:ascii="David" w:hAnsi="David" w:cs="David"/>
            <w:rtl/>
            <w:rPrChange w:id="184" w:author="אורן  ציפורה שור" w:date="2019-12-04T17:41:00Z">
              <w:rPr>
                <w:rtl/>
              </w:rPr>
            </w:rPrChange>
          </w:rPr>
          <w:t xml:space="preserve">. הצגה היררכית של קשרים בין </w:t>
        </w:r>
        <w:del w:id="185" w:author="אורן  ציפורה שור" w:date="2019-12-04T17:50:00Z">
          <w:r w:rsidRPr="00CA6142" w:rsidDel="004E690A">
            <w:rPr>
              <w:rFonts w:ascii="David" w:hAnsi="David" w:cs="David"/>
              <w:rtl/>
              <w:rPrChange w:id="186" w:author="אורן  ציפורה שור" w:date="2019-12-04T17:41:00Z">
                <w:rPr>
                  <w:rtl/>
                </w:rPr>
              </w:rPrChange>
            </w:rPr>
            <w:delText>רכיבים</w:delText>
          </w:r>
        </w:del>
      </w:moveTo>
      <w:ins w:id="187" w:author="אורן  ציפורה שור" w:date="2019-12-04T17:50:00Z">
        <w:r w:rsidR="004E690A">
          <w:rPr>
            <w:rFonts w:ascii="David" w:hAnsi="David" w:cs="David" w:hint="cs"/>
            <w:rtl/>
          </w:rPr>
          <w:t>רכיבים שונים</w:t>
        </w:r>
      </w:ins>
      <w:moveTo w:id="188" w:author="אורן  ציפורה שור" w:date="2019-12-04T17:41:00Z">
        <w:r w:rsidRPr="00CA6142">
          <w:rPr>
            <w:rFonts w:ascii="David" w:hAnsi="David" w:cs="David"/>
            <w:rtl/>
            <w:rPrChange w:id="189" w:author="אורן  ציפורה שור" w:date="2019-12-04T17:41:00Z">
              <w:rPr>
                <w:rtl/>
              </w:rPr>
            </w:rPrChange>
          </w:rPr>
          <w:t xml:space="preserve"> המרכ</w:t>
        </w:r>
      </w:moveTo>
      <w:ins w:id="190" w:author="אורן  ציפורה שור" w:date="2019-12-04T17:45:00Z">
        <w:r w:rsidR="004E690A">
          <w:rPr>
            <w:rFonts w:ascii="David" w:hAnsi="David" w:cs="David" w:hint="cs"/>
            <w:rtl/>
          </w:rPr>
          <w:t>י</w:t>
        </w:r>
      </w:ins>
      <w:moveTo w:id="191" w:author="אורן  ציפורה שור" w:date="2019-12-04T17:41:00Z">
        <w:r w:rsidRPr="00CA6142">
          <w:rPr>
            <w:rFonts w:ascii="David" w:hAnsi="David" w:cs="David"/>
            <w:rtl/>
            <w:rPrChange w:id="192" w:author="אורן  ציפורה שור" w:date="2019-12-04T17:41:00Z">
              <w:rPr>
                <w:rtl/>
              </w:rPr>
            </w:rPrChange>
          </w:rPr>
          <w:t xml:space="preserve">בים שלם מסוים, </w:t>
        </w:r>
        <w:del w:id="193" w:author="אורן  ציפורה שור" w:date="2019-12-04T17:50:00Z">
          <w:r w:rsidRPr="00CA6142" w:rsidDel="004E690A">
            <w:rPr>
              <w:rFonts w:ascii="David" w:hAnsi="David" w:cs="David"/>
              <w:rtl/>
              <w:rPrChange w:id="194" w:author="אורן  ציפורה שור" w:date="2019-12-04T17:41:00Z">
                <w:rPr>
                  <w:rtl/>
                </w:rPr>
              </w:rPrChange>
            </w:rPr>
            <w:delText>ל</w:delText>
          </w:r>
        </w:del>
        <w:r w:rsidRPr="00CA6142">
          <w:rPr>
            <w:rFonts w:ascii="David" w:hAnsi="David" w:cs="David"/>
            <w:rtl/>
            <w:rPrChange w:id="195" w:author="אורן  ציפורה שור" w:date="2019-12-04T17:41:00Z">
              <w:rPr>
                <w:rtl/>
              </w:rPr>
            </w:rPrChange>
          </w:rPr>
          <w:t>רוב</w:t>
        </w:r>
      </w:moveTo>
      <w:ins w:id="196" w:author="אורן  ציפורה שור" w:date="2019-12-04T17:50:00Z">
        <w:r w:rsidR="004E690A">
          <w:rPr>
            <w:rFonts w:ascii="David" w:hAnsi="David" w:cs="David" w:hint="cs"/>
            <w:rtl/>
          </w:rPr>
          <w:t xml:space="preserve"> המפות</w:t>
        </w:r>
      </w:ins>
      <w:moveTo w:id="197" w:author="אורן  ציפורה שור" w:date="2019-12-04T17:41:00Z">
        <w:r w:rsidRPr="00CA6142">
          <w:rPr>
            <w:rFonts w:ascii="David" w:hAnsi="David" w:cs="David"/>
            <w:rtl/>
            <w:rPrChange w:id="198" w:author="אורן  ציפורה שור" w:date="2019-12-04T17:41:00Z">
              <w:rPr>
                <w:rtl/>
              </w:rPr>
            </w:rPrChange>
          </w:rPr>
          <w:t xml:space="preserve"> עוסקות בנושא אחד</w:t>
        </w:r>
      </w:moveTo>
      <w:ins w:id="199" w:author="אורן  ציפורה שור" w:date="2019-12-04T17:43:00Z">
        <w:r w:rsidR="004E690A">
          <w:rPr>
            <w:rFonts w:ascii="David" w:hAnsi="David" w:cs="David" w:hint="cs"/>
            <w:rtl/>
          </w:rPr>
          <w:t xml:space="preserve"> </w:t>
        </w:r>
      </w:ins>
      <w:ins w:id="200" w:author="אורן  ציפורה שור" w:date="2019-12-04T17:45:00Z">
        <w:r w:rsidR="004E690A">
          <w:rPr>
            <w:rFonts w:ascii="David" w:hAnsi="David" w:cs="David" w:hint="cs"/>
            <w:rtl/>
          </w:rPr>
          <w:t>ה</w:t>
        </w:r>
      </w:ins>
      <w:moveTo w:id="201" w:author="אורן  ציפורה שור" w:date="2019-12-04T17:41:00Z">
        <w:del w:id="202" w:author="אורן  ציפורה שור" w:date="2019-12-04T17:43:00Z">
          <w:r w:rsidRPr="00CA6142" w:rsidDel="004E690A">
            <w:rPr>
              <w:rFonts w:ascii="David" w:hAnsi="David" w:cs="David"/>
              <w:rtl/>
              <w:rPrChange w:id="203" w:author="אורן  ציפורה שור" w:date="2019-12-04T17:41:00Z">
                <w:rPr>
                  <w:rtl/>
                </w:rPr>
              </w:rPrChange>
            </w:rPr>
            <w:delText xml:space="preserve"> ה</w:delText>
          </w:r>
        </w:del>
        <w:r w:rsidRPr="00CA6142">
          <w:rPr>
            <w:rFonts w:ascii="David" w:hAnsi="David" w:cs="David"/>
            <w:rtl/>
            <w:rPrChange w:id="204" w:author="אורן  ציפורה שור" w:date="2019-12-04T17:41:00Z">
              <w:rPr>
                <w:rtl/>
              </w:rPr>
            </w:rPrChange>
          </w:rPr>
          <w:t>מופיע במרכז</w:t>
        </w:r>
      </w:moveTo>
      <w:ins w:id="205" w:author="אורן  ציפורה שור" w:date="2019-12-04T17:50:00Z">
        <w:r w:rsidR="004E690A">
          <w:rPr>
            <w:rFonts w:ascii="David" w:hAnsi="David" w:cs="David" w:hint="cs"/>
            <w:rtl/>
          </w:rPr>
          <w:t>ן</w:t>
        </w:r>
      </w:ins>
      <w:moveTo w:id="206" w:author="אורן  ציפורה שור" w:date="2019-12-04T17:41:00Z">
        <w:del w:id="207" w:author="אורן  ציפורה שור" w:date="2019-12-04T17:50:00Z">
          <w:r w:rsidRPr="00CA6142" w:rsidDel="004E690A">
            <w:rPr>
              <w:rFonts w:ascii="David" w:hAnsi="David" w:cs="David"/>
              <w:rtl/>
              <w:rPrChange w:id="208" w:author="אורן  ציפורה שור" w:date="2019-12-04T17:41:00Z">
                <w:rPr>
                  <w:rtl/>
                </w:rPr>
              </w:rPrChange>
            </w:rPr>
            <w:delText xml:space="preserve"> המפה</w:delText>
          </w:r>
        </w:del>
        <w:r w:rsidRPr="00CA6142">
          <w:rPr>
            <w:rFonts w:ascii="David" w:hAnsi="David" w:cs="David"/>
            <w:rtl/>
            <w:rPrChange w:id="209" w:author="אורן  ציפורה שור" w:date="2019-12-04T17:41:00Z">
              <w:rPr>
                <w:rtl/>
              </w:rPr>
            </w:rPrChange>
          </w:rPr>
          <w:t xml:space="preserve">. </w:t>
        </w:r>
      </w:moveTo>
      <w:ins w:id="210" w:author="אורן  ציפורה שור" w:date="2019-12-04T17:51:00Z">
        <w:r w:rsidR="004E690A">
          <w:rPr>
            <w:rFonts w:ascii="David" w:hAnsi="David" w:cs="David" w:hint="cs"/>
            <w:rtl/>
          </w:rPr>
          <w:t>סביב רעיון המרכזי במפה מקשרים אסוציאציות, רעיונות, מושגים, משימות וכו'.</w:t>
        </w:r>
      </w:ins>
      <w:ins w:id="211" w:author="אורן  ציפורה שור" w:date="2019-12-04T17:52:00Z">
        <w:r w:rsidR="004E690A">
          <w:rPr>
            <w:rFonts w:ascii="David" w:hAnsi="David" w:cs="David" w:hint="cs"/>
            <w:rtl/>
          </w:rPr>
          <w:t xml:space="preserve"> המפה יכולה לשמש ככלי לייצוג ידע, לשיפור הלמידה והזיכרון ולתיאור רעיונות מורכבים.</w:t>
        </w:r>
        <w:r w:rsidR="00394EE4">
          <w:rPr>
            <w:rFonts w:ascii="David" w:hAnsi="David" w:cs="David" w:hint="cs"/>
            <w:rtl/>
          </w:rPr>
          <w:t xml:space="preserve"> לתצוגה גרפית היררכית השפעה על האופן בו אנו מסדרים את המידע ומעניקים לו משמעות.</w:t>
        </w:r>
      </w:ins>
      <w:moveTo w:id="212" w:author="אורן  ציפורה שור" w:date="2019-12-04T17:41:00Z">
        <w:del w:id="213" w:author="אורן  ציפורה שור" w:date="2019-12-04T17:53:00Z">
          <w:r w:rsidRPr="00CA6142" w:rsidDel="00394EE4">
            <w:rPr>
              <w:rFonts w:ascii="David" w:hAnsi="David" w:cs="David"/>
              <w:rtl/>
              <w:rPrChange w:id="214" w:author="אורן  ציפורה שור" w:date="2019-12-04T17:41:00Z">
                <w:rPr>
                  <w:rtl/>
                </w:rPr>
              </w:rPrChange>
            </w:rPr>
            <w:delText>רעיונות משמעותיים מחוברים ישירות לרעיון המרכזי ורעיונות נוספים מחוברים אליהם.</w:delText>
          </w:r>
        </w:del>
      </w:moveTo>
    </w:p>
    <w:moveToRangeEnd w:id="171"/>
    <w:p w14:paraId="686B6E29" w14:textId="1C08F937" w:rsidR="00CA6142" w:rsidRDefault="00394EE4" w:rsidP="004E690A">
      <w:pPr>
        <w:bidi/>
        <w:ind w:left="450" w:firstLine="360"/>
        <w:rPr>
          <w:ins w:id="215" w:author="אורן  ציפורה שור" w:date="2019-12-04T17:40:00Z"/>
          <w:rFonts w:ascii="David" w:hAnsi="David" w:cs="David"/>
          <w:rtl/>
        </w:rPr>
        <w:pPrChange w:id="216" w:author="אורן  ציפורה שור" w:date="2019-12-04T17:43:00Z">
          <w:pPr>
            <w:bidi/>
            <w:ind w:firstLine="720"/>
          </w:pPr>
        </w:pPrChange>
      </w:pPr>
      <w:ins w:id="217" w:author="אורן  ציפורה שור" w:date="2019-12-04T17:54:00Z">
        <w:r>
          <w:rPr>
            <w:noProof/>
          </w:rPr>
          <mc:AlternateContent>
            <mc:Choice Requires="wps">
              <w:drawing>
                <wp:anchor distT="0" distB="0" distL="114300" distR="114300" simplePos="0" relativeHeight="251666432" behindDoc="0" locked="0" layoutInCell="1" allowOverlap="1" wp14:anchorId="1F4D8614" wp14:editId="4103ECCE">
                  <wp:simplePos x="0" y="0"/>
                  <wp:positionH relativeFrom="column">
                    <wp:posOffset>1077595</wp:posOffset>
                  </wp:positionH>
                  <wp:positionV relativeFrom="paragraph">
                    <wp:posOffset>2390775</wp:posOffset>
                  </wp:positionV>
                  <wp:extent cx="495617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4956175" cy="635"/>
                          </a:xfrm>
                          <a:prstGeom prst="rect">
                            <a:avLst/>
                          </a:prstGeom>
                          <a:solidFill>
                            <a:prstClr val="white"/>
                          </a:solidFill>
                          <a:ln>
                            <a:noFill/>
                          </a:ln>
                        </wps:spPr>
                        <wps:txbx>
                          <w:txbxContent>
                            <w:p w14:paraId="55C45424" w14:textId="59D92E09" w:rsidR="00394EE4" w:rsidRPr="00394EE4" w:rsidRDefault="00394EE4" w:rsidP="00394EE4">
                              <w:pPr>
                                <w:pStyle w:val="Caption"/>
                                <w:bidi/>
                                <w:jc w:val="center"/>
                                <w:rPr>
                                  <w:noProof/>
                                  <w:rPrChange w:id="218" w:author="אורן  ציפורה שור" w:date="2019-12-04T17:54:00Z">
                                    <w:rPr>
                                      <w:noProof/>
                                    </w:rPr>
                                  </w:rPrChange>
                                </w:rPr>
                                <w:pPrChange w:id="219" w:author="אורן  ציפורה שור" w:date="2019-12-04T17:54:00Z">
                                  <w:pPr>
                                    <w:bidi/>
                                    <w:ind w:left="450" w:firstLine="360"/>
                                  </w:pPr>
                                </w:pPrChange>
                              </w:pPr>
                              <w:ins w:id="220" w:author="אורן  ציפורה שור" w:date="2019-12-04T17:54:00Z">
                                <w:r w:rsidRPr="00394EE4">
                                  <w:rPr>
                                    <w:rFonts w:hint="cs"/>
                                    <w:rtl/>
                                    <w:rPrChange w:id="221" w:author="אורן  ציפורה שור" w:date="2019-12-04T17:54:00Z">
                                      <w:rPr>
                                        <w:rFonts w:hint="cs"/>
                                        <w:rtl/>
                                      </w:rPr>
                                    </w:rPrChange>
                                  </w:rPr>
                                  <w:t>דוגמא למפת מידע העוסקת ביום הולדת</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D8614" id="Text Box 8" o:spid="_x0000_s1032" type="#_x0000_t202" style="position:absolute;left:0;text-align:left;margin-left:84.85pt;margin-top:188.25pt;width:390.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" stroked="f">
                  <v:textbox style="mso-fit-shape-to-text:t" inset="0,0,0,0">
                    <w:txbxContent>
                      <w:p w14:paraId="55C45424" w14:textId="59D92E09" w:rsidR="00394EE4" w:rsidRPr="00394EE4" w:rsidRDefault="00394EE4" w:rsidP="00394EE4">
                        <w:pPr>
                          <w:pStyle w:val="Caption"/>
                          <w:bidi/>
                          <w:jc w:val="center"/>
                          <w:rPr>
                            <w:noProof/>
                            <w:rPrChange w:id="222" w:author="אורן  ציפורה שור" w:date="2019-12-04T17:54:00Z">
                              <w:rPr>
                                <w:noProof/>
                              </w:rPr>
                            </w:rPrChange>
                          </w:rPr>
                          <w:pPrChange w:id="223" w:author="אורן  ציפורה שור" w:date="2019-12-04T17:54:00Z">
                            <w:pPr>
                              <w:bidi/>
                              <w:ind w:left="450" w:firstLine="360"/>
                            </w:pPr>
                          </w:pPrChange>
                        </w:pPr>
                        <w:ins w:id="224" w:author="אורן  ציפורה שור" w:date="2019-12-04T17:54:00Z">
                          <w:r w:rsidRPr="00394EE4">
                            <w:rPr>
                              <w:rFonts w:hint="cs"/>
                              <w:rtl/>
                              <w:rPrChange w:id="225" w:author="אורן  ציפורה שור" w:date="2019-12-04T17:54:00Z">
                                <w:rPr>
                                  <w:rFonts w:hint="cs"/>
                                  <w:rtl/>
                                </w:rPr>
                              </w:rPrChange>
                            </w:rPr>
                            <w:t>דוגמא למפת מידע העוסקת ביום הולדת</w:t>
                          </w:r>
                        </w:ins>
                      </w:p>
                    </w:txbxContent>
                  </v:textbox>
                  <w10:wrap type="square"/>
                </v:shape>
              </w:pict>
            </mc:Fallback>
          </mc:AlternateContent>
        </w:r>
      </w:ins>
      <w:r w:rsidR="004E690A">
        <w:rPr>
          <w:noProof/>
        </w:rPr>
        <w:drawing>
          <wp:anchor distT="0" distB="0" distL="114300" distR="114300" simplePos="0" relativeHeight="251658240" behindDoc="0" locked="0" layoutInCell="1" allowOverlap="1" wp14:anchorId="50427610" wp14:editId="301DC286">
            <wp:simplePos x="0" y="0"/>
            <wp:positionH relativeFrom="page">
              <wp:posOffset>1535047</wp:posOffset>
            </wp:positionH>
            <wp:positionV relativeFrom="paragraph">
              <wp:posOffset>5080</wp:posOffset>
            </wp:positionV>
            <wp:extent cx="4956175" cy="2328545"/>
            <wp:effectExtent l="0" t="0" r="0" b="0"/>
            <wp:wrapSquare wrapText="bothSides"/>
            <wp:docPr id="7" name="Picture 7" descr="תוצאת תמונה עבור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תוצאת תמונה עבור ‪mind map‬‏"/>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5860" b="3433"/>
                    <a:stretch/>
                  </pic:blipFill>
                  <pic:spPr bwMode="auto">
                    <a:xfrm>
                      <a:off x="0" y="0"/>
                      <a:ext cx="4956175" cy="2328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CE9B24" w14:textId="77777777" w:rsidR="004E690A" w:rsidRDefault="004E690A" w:rsidP="00CA6142">
      <w:pPr>
        <w:bidi/>
        <w:ind w:firstLine="720"/>
        <w:rPr>
          <w:ins w:id="226" w:author="אורן  ציפורה שור" w:date="2019-12-04T17:45:00Z"/>
          <w:rFonts w:ascii="David" w:hAnsi="David" w:cs="David"/>
          <w:rtl/>
        </w:rPr>
      </w:pPr>
    </w:p>
    <w:p w14:paraId="5D618F95" w14:textId="77777777" w:rsidR="004E690A" w:rsidRDefault="004E690A" w:rsidP="004E690A">
      <w:pPr>
        <w:bidi/>
        <w:ind w:firstLine="720"/>
        <w:rPr>
          <w:ins w:id="227" w:author="אורן  ציפורה שור" w:date="2019-12-04T17:45:00Z"/>
          <w:rFonts w:ascii="David" w:hAnsi="David" w:cs="David"/>
          <w:rtl/>
        </w:rPr>
        <w:pPrChange w:id="228" w:author="אורן  ציפורה שור" w:date="2019-12-04T17:45:00Z">
          <w:pPr>
            <w:bidi/>
            <w:ind w:firstLine="720"/>
          </w:pPr>
        </w:pPrChange>
      </w:pPr>
    </w:p>
    <w:p w14:paraId="3B0142AD" w14:textId="77777777" w:rsidR="004E690A" w:rsidRDefault="004E690A" w:rsidP="004E690A">
      <w:pPr>
        <w:bidi/>
        <w:ind w:firstLine="720"/>
        <w:rPr>
          <w:ins w:id="229" w:author="אורן  ציפורה שור" w:date="2019-12-04T17:45:00Z"/>
          <w:rFonts w:ascii="David" w:hAnsi="David" w:cs="David"/>
          <w:rtl/>
        </w:rPr>
        <w:pPrChange w:id="230" w:author="אורן  ציפורה שור" w:date="2019-12-04T17:45:00Z">
          <w:pPr>
            <w:bidi/>
            <w:ind w:firstLine="720"/>
          </w:pPr>
        </w:pPrChange>
      </w:pPr>
    </w:p>
    <w:p w14:paraId="3A327EC9" w14:textId="77777777" w:rsidR="004E690A" w:rsidRDefault="004E690A" w:rsidP="004E690A">
      <w:pPr>
        <w:bidi/>
        <w:ind w:firstLine="720"/>
        <w:rPr>
          <w:ins w:id="231" w:author="אורן  ציפורה שור" w:date="2019-12-04T17:45:00Z"/>
          <w:rFonts w:ascii="David" w:hAnsi="David" w:cs="David"/>
          <w:rtl/>
        </w:rPr>
        <w:pPrChange w:id="232" w:author="אורן  ציפורה שור" w:date="2019-12-04T17:45:00Z">
          <w:pPr>
            <w:bidi/>
            <w:ind w:firstLine="720"/>
          </w:pPr>
        </w:pPrChange>
      </w:pPr>
    </w:p>
    <w:p w14:paraId="52E64AE1" w14:textId="77777777" w:rsidR="004E690A" w:rsidRDefault="004E690A" w:rsidP="004E690A">
      <w:pPr>
        <w:bidi/>
        <w:ind w:firstLine="720"/>
        <w:rPr>
          <w:ins w:id="233" w:author="אורן  ציפורה שור" w:date="2019-12-04T17:45:00Z"/>
          <w:rFonts w:ascii="David" w:hAnsi="David" w:cs="David"/>
          <w:rtl/>
        </w:rPr>
        <w:pPrChange w:id="234" w:author="אורן  ציפורה שור" w:date="2019-12-04T17:45:00Z">
          <w:pPr>
            <w:bidi/>
            <w:ind w:firstLine="720"/>
          </w:pPr>
        </w:pPrChange>
      </w:pPr>
    </w:p>
    <w:p w14:paraId="39C8BB1D" w14:textId="77777777" w:rsidR="004E690A" w:rsidRDefault="004E690A" w:rsidP="004E690A">
      <w:pPr>
        <w:bidi/>
        <w:ind w:firstLine="720"/>
        <w:rPr>
          <w:ins w:id="235" w:author="אורן  ציפורה שור" w:date="2019-12-04T17:45:00Z"/>
          <w:rFonts w:ascii="David" w:hAnsi="David" w:cs="David"/>
          <w:rtl/>
        </w:rPr>
        <w:pPrChange w:id="236" w:author="אורן  ציפורה שור" w:date="2019-12-04T17:45:00Z">
          <w:pPr>
            <w:bidi/>
            <w:ind w:firstLine="720"/>
          </w:pPr>
        </w:pPrChange>
      </w:pPr>
    </w:p>
    <w:p w14:paraId="1373116C" w14:textId="77777777" w:rsidR="004E690A" w:rsidRDefault="004E690A" w:rsidP="004E690A">
      <w:pPr>
        <w:bidi/>
        <w:ind w:firstLine="720"/>
        <w:rPr>
          <w:ins w:id="237" w:author="אורן  ציפורה שור" w:date="2019-12-04T17:45:00Z"/>
          <w:rFonts w:ascii="David" w:hAnsi="David" w:cs="David"/>
          <w:rtl/>
        </w:rPr>
        <w:pPrChange w:id="238" w:author="אורן  ציפורה שור" w:date="2019-12-04T17:45:00Z">
          <w:pPr>
            <w:bidi/>
            <w:ind w:firstLine="720"/>
          </w:pPr>
        </w:pPrChange>
      </w:pPr>
    </w:p>
    <w:p w14:paraId="256832AE" w14:textId="77777777" w:rsidR="004E690A" w:rsidRDefault="004E690A" w:rsidP="004E690A">
      <w:pPr>
        <w:bidi/>
        <w:ind w:firstLine="720"/>
        <w:rPr>
          <w:ins w:id="239" w:author="אורן  ציפורה שור" w:date="2019-12-04T17:45:00Z"/>
          <w:rFonts w:ascii="David" w:hAnsi="David" w:cs="David"/>
          <w:rtl/>
        </w:rPr>
        <w:pPrChange w:id="240" w:author="אורן  ציפורה שור" w:date="2019-12-04T17:45:00Z">
          <w:pPr>
            <w:bidi/>
            <w:ind w:firstLine="720"/>
          </w:pPr>
        </w:pPrChange>
      </w:pPr>
    </w:p>
    <w:p w14:paraId="56769DC9" w14:textId="77777777" w:rsidR="004E690A" w:rsidRDefault="004E690A" w:rsidP="004E690A">
      <w:pPr>
        <w:bidi/>
        <w:ind w:firstLine="720"/>
        <w:rPr>
          <w:ins w:id="241" w:author="אורן  ציפורה שור" w:date="2019-12-04T17:45:00Z"/>
          <w:rFonts w:ascii="David" w:hAnsi="David" w:cs="David"/>
          <w:rtl/>
        </w:rPr>
        <w:pPrChange w:id="242" w:author="אורן  ציפורה שור" w:date="2019-12-04T17:45:00Z">
          <w:pPr>
            <w:bidi/>
            <w:ind w:firstLine="720"/>
          </w:pPr>
        </w:pPrChange>
      </w:pPr>
    </w:p>
    <w:p w14:paraId="73FA3733" w14:textId="77777777" w:rsidR="004E690A" w:rsidRDefault="004E690A" w:rsidP="004E690A">
      <w:pPr>
        <w:bidi/>
        <w:ind w:firstLine="720"/>
        <w:rPr>
          <w:ins w:id="243" w:author="אורן  ציפורה שור" w:date="2019-12-04T17:45:00Z"/>
          <w:rFonts w:ascii="David" w:hAnsi="David" w:cs="David"/>
          <w:rtl/>
        </w:rPr>
        <w:pPrChange w:id="244" w:author="אורן  ציפורה שור" w:date="2019-12-04T17:45:00Z">
          <w:pPr>
            <w:bidi/>
            <w:ind w:firstLine="720"/>
          </w:pPr>
        </w:pPrChange>
      </w:pPr>
    </w:p>
    <w:p w14:paraId="563E6D06" w14:textId="3FC67987" w:rsidR="004E690A" w:rsidRDefault="00394EE4" w:rsidP="004E690A">
      <w:pPr>
        <w:bidi/>
        <w:ind w:firstLine="720"/>
        <w:rPr>
          <w:ins w:id="245" w:author="אורן  ציפורה שור" w:date="2019-12-04T17:55:00Z"/>
          <w:rFonts w:ascii="David" w:hAnsi="David" w:cs="David"/>
          <w:rtl/>
        </w:rPr>
        <w:pPrChange w:id="246" w:author="אורן  ציפורה שור" w:date="2019-12-04T17:45:00Z">
          <w:pPr>
            <w:bidi/>
            <w:ind w:firstLine="720"/>
          </w:pPr>
        </w:pPrChange>
      </w:pPr>
      <w:ins w:id="247" w:author="אורן  ציפורה שור" w:date="2019-12-04T17:55:00Z">
        <w:r>
          <w:rPr>
            <w:rFonts w:ascii="David" w:hAnsi="David" w:cs="David" w:hint="cs"/>
            <w:rtl/>
          </w:rPr>
          <w:lastRenderedPageBreak/>
          <w:t xml:space="preserve">השוואה בין המערכות למערכת ה- </w:t>
        </w:r>
        <w:r>
          <w:rPr>
            <w:rFonts w:ascii="David" w:hAnsi="David" w:cs="David"/>
          </w:rPr>
          <w:t>ME-Maps</w:t>
        </w:r>
        <w:r>
          <w:rPr>
            <w:rFonts w:ascii="David" w:hAnsi="David" w:cs="David" w:hint="cs"/>
            <w:rtl/>
          </w:rPr>
          <w:t>:</w:t>
        </w:r>
      </w:ins>
    </w:p>
    <w:tbl>
      <w:tblPr>
        <w:tblStyle w:val="TableGrid"/>
        <w:bidiVisual/>
        <w:tblW w:w="0" w:type="auto"/>
        <w:tblLook w:val="04A0" w:firstRow="1" w:lastRow="0" w:firstColumn="1" w:lastColumn="0" w:noHBand="0" w:noVBand="1"/>
      </w:tblPr>
      <w:tblGrid>
        <w:gridCol w:w="3596"/>
        <w:gridCol w:w="3597"/>
        <w:gridCol w:w="3597"/>
      </w:tblGrid>
      <w:tr w:rsidR="00394EE4" w14:paraId="65ACAA6F" w14:textId="77777777" w:rsidTr="00394EE4">
        <w:trPr>
          <w:ins w:id="248" w:author="אורן  ציפורה שור" w:date="2019-12-04T17:55:00Z"/>
        </w:trPr>
        <w:tc>
          <w:tcPr>
            <w:tcW w:w="3596" w:type="dxa"/>
          </w:tcPr>
          <w:p w14:paraId="100DC15E" w14:textId="6D777CEE" w:rsidR="00394EE4" w:rsidRDefault="00394EE4" w:rsidP="00394EE4">
            <w:pPr>
              <w:bidi/>
              <w:rPr>
                <w:ins w:id="249" w:author="אורן  ציפורה שור" w:date="2019-12-04T17:55:00Z"/>
                <w:rFonts w:ascii="David" w:hAnsi="David" w:cs="David" w:hint="cs"/>
                <w:rtl/>
              </w:rPr>
            </w:pPr>
            <w:ins w:id="250" w:author="אורן  ציפורה שור" w:date="2019-12-04T17:56:00Z">
              <w:r w:rsidRPr="007B29AD">
                <w:rPr>
                  <w:rFonts w:ascii="David" w:hAnsi="David" w:cs="David"/>
                  <w:b/>
                  <w:bCs/>
                </w:rPr>
                <w:t>ScholOnto ontology</w:t>
              </w:r>
            </w:ins>
          </w:p>
        </w:tc>
        <w:tc>
          <w:tcPr>
            <w:tcW w:w="3597" w:type="dxa"/>
          </w:tcPr>
          <w:p w14:paraId="7ABFEEF0" w14:textId="453BD59F" w:rsidR="00394EE4" w:rsidRDefault="00394EE4" w:rsidP="00394EE4">
            <w:pPr>
              <w:bidi/>
              <w:rPr>
                <w:ins w:id="251" w:author="אורן  ציפורה שור" w:date="2019-12-04T17:55:00Z"/>
                <w:rFonts w:ascii="David" w:hAnsi="David" w:cs="David" w:hint="cs"/>
                <w:rtl/>
              </w:rPr>
            </w:pPr>
            <w:ins w:id="252" w:author="אורן  ציפורה שור" w:date="2019-12-04T17:56:00Z">
              <w:r w:rsidRPr="007B29AD">
                <w:rPr>
                  <w:rFonts w:ascii="David" w:hAnsi="David" w:cs="David"/>
                  <w:b/>
                  <w:bCs/>
                </w:rPr>
                <w:t>Mind maps</w:t>
              </w:r>
            </w:ins>
          </w:p>
        </w:tc>
        <w:tc>
          <w:tcPr>
            <w:tcW w:w="3597" w:type="dxa"/>
          </w:tcPr>
          <w:p w14:paraId="303E6B71" w14:textId="22DAD1C8" w:rsidR="00394EE4" w:rsidRDefault="00394EE4" w:rsidP="00394EE4">
            <w:pPr>
              <w:bidi/>
              <w:rPr>
                <w:ins w:id="253" w:author="אורן  ציפורה שור" w:date="2019-12-04T17:55:00Z"/>
                <w:rFonts w:ascii="David" w:hAnsi="David" w:cs="David" w:hint="cs"/>
                <w:rtl/>
              </w:rPr>
            </w:pPr>
            <w:ins w:id="254" w:author="אורן  ציפורה שור" w:date="2019-12-04T17:56:00Z">
              <w:r w:rsidRPr="007B29AD">
                <w:rPr>
                  <w:rFonts w:ascii="David" w:hAnsi="David" w:cs="David"/>
                  <w:b/>
                  <w:bCs/>
                </w:rPr>
                <w:t>ME-Maps</w:t>
              </w:r>
            </w:ins>
          </w:p>
        </w:tc>
      </w:tr>
      <w:tr w:rsidR="00394EE4" w14:paraId="49B2B689" w14:textId="77777777" w:rsidTr="00394EE4">
        <w:trPr>
          <w:ins w:id="255" w:author="אורן  ציפורה שור" w:date="2019-12-04T17:55:00Z"/>
        </w:trPr>
        <w:tc>
          <w:tcPr>
            <w:tcW w:w="3596" w:type="dxa"/>
          </w:tcPr>
          <w:p w14:paraId="2C13631B" w14:textId="291EA987" w:rsidR="00394EE4" w:rsidRDefault="00394EE4" w:rsidP="00394EE4">
            <w:pPr>
              <w:bidi/>
              <w:rPr>
                <w:ins w:id="256" w:author="אורן  ציפורה שור" w:date="2019-12-04T17:55:00Z"/>
                <w:rFonts w:ascii="David" w:hAnsi="David" w:cs="David" w:hint="cs"/>
                <w:rtl/>
              </w:rPr>
            </w:pPr>
            <w:ins w:id="257" w:author="אורן  ציפורה שור" w:date="2019-12-04T17:56:00Z">
              <w:r w:rsidRPr="007B29AD">
                <w:rPr>
                  <w:rFonts w:ascii="David" w:hAnsi="David" w:cs="David"/>
                  <w:rtl/>
                </w:rPr>
                <w:t>אלמנט יחיד שמכיל בתוכו את כל המידע המתאר את הנושא המוצג – ע"מ להבין יותר על הנושא יש לקרוא את המידע המצורף</w:t>
              </w:r>
            </w:ins>
          </w:p>
        </w:tc>
        <w:tc>
          <w:tcPr>
            <w:tcW w:w="3597" w:type="dxa"/>
          </w:tcPr>
          <w:p w14:paraId="7ECDC32B" w14:textId="4D5AF011" w:rsidR="00394EE4" w:rsidRDefault="00394EE4" w:rsidP="00394EE4">
            <w:pPr>
              <w:bidi/>
              <w:rPr>
                <w:ins w:id="258" w:author="אורן  ציפורה שור" w:date="2019-12-04T17:55:00Z"/>
                <w:rFonts w:ascii="David" w:hAnsi="David" w:cs="David" w:hint="cs"/>
                <w:rtl/>
              </w:rPr>
            </w:pPr>
            <w:ins w:id="259" w:author="אורן  ציפורה שור" w:date="2019-12-04T17:56:00Z">
              <w:r w:rsidRPr="007B29AD">
                <w:rPr>
                  <w:rFonts w:ascii="David" w:hAnsi="David" w:cs="David"/>
                  <w:rtl/>
                </w:rPr>
                <w:t>כלי ויזואלי בלבד, אין אפשרות לקישור למקורות ידע נוספים</w:t>
              </w:r>
              <w:r>
                <w:rPr>
                  <w:rFonts w:ascii="David" w:hAnsi="David" w:cs="David" w:hint="cs"/>
                  <w:rtl/>
                </w:rPr>
                <w:t xml:space="preserve"> או הוספת מידע על ה</w:t>
              </w:r>
            </w:ins>
            <w:ins w:id="260" w:author="אורן  ציפורה שור" w:date="2019-12-04T17:57:00Z">
              <w:r>
                <w:rPr>
                  <w:rFonts w:ascii="David" w:hAnsi="David" w:cs="David" w:hint="cs"/>
                  <w:rtl/>
                </w:rPr>
                <w:t>נושא המיוצג באלמנט</w:t>
              </w:r>
            </w:ins>
          </w:p>
        </w:tc>
        <w:tc>
          <w:tcPr>
            <w:tcW w:w="3597" w:type="dxa"/>
          </w:tcPr>
          <w:p w14:paraId="65843948" w14:textId="77777777" w:rsidR="00394EE4" w:rsidRDefault="00394EE4" w:rsidP="00394EE4">
            <w:pPr>
              <w:bidi/>
              <w:rPr>
                <w:ins w:id="261" w:author="אורן  ציפורה שור" w:date="2019-12-04T17:57:00Z"/>
                <w:rFonts w:ascii="David" w:hAnsi="David" w:cs="David"/>
                <w:rtl/>
              </w:rPr>
            </w:pPr>
            <w:ins w:id="262" w:author="אורן  ציפורה שור" w:date="2019-12-04T17:57:00Z">
              <w:r w:rsidRPr="007B29AD">
                <w:rPr>
                  <w:rFonts w:ascii="David" w:hAnsi="David" w:cs="David"/>
                  <w:rtl/>
                </w:rPr>
                <w:t>ישנם כמה סוגי אלמנטים המציגים את המידע על הנושא</w:t>
              </w:r>
              <w:r>
                <w:rPr>
                  <w:rFonts w:ascii="David" w:hAnsi="David" w:cs="David" w:hint="cs"/>
                  <w:rtl/>
                </w:rPr>
                <w:t xml:space="preserve"> המתואר</w:t>
              </w:r>
              <w:r w:rsidRPr="007B29AD">
                <w:rPr>
                  <w:rFonts w:ascii="David" w:hAnsi="David" w:cs="David"/>
                  <w:rtl/>
                </w:rPr>
                <w:t xml:space="preserve"> בצורה יותר נגישה – </w:t>
              </w:r>
              <w:r w:rsidRPr="007B29AD">
                <w:rPr>
                  <w:rFonts w:ascii="David" w:hAnsi="David" w:cs="David"/>
                </w:rPr>
                <w:t>task</w:t>
              </w:r>
              <w:r w:rsidRPr="007B29AD">
                <w:rPr>
                  <w:rFonts w:ascii="David" w:hAnsi="David" w:cs="David"/>
                  <w:rtl/>
                </w:rPr>
                <w:t xml:space="preserve"> המציג את הנושא הרחב ו- </w:t>
              </w:r>
              <w:r w:rsidRPr="007B29AD">
                <w:rPr>
                  <w:rFonts w:ascii="David" w:hAnsi="David" w:cs="David"/>
                </w:rPr>
                <w:t>qualities</w:t>
              </w:r>
              <w:r w:rsidRPr="007B29AD">
                <w:rPr>
                  <w:rFonts w:ascii="David" w:hAnsi="David" w:cs="David"/>
                  <w:rtl/>
                </w:rPr>
                <w:t xml:space="preserve"> המאפיינים את הנושא.</w:t>
              </w:r>
            </w:ins>
          </w:p>
          <w:p w14:paraId="36C549F3" w14:textId="0590ED7A" w:rsidR="00394EE4" w:rsidRDefault="00394EE4" w:rsidP="00394EE4">
            <w:pPr>
              <w:bidi/>
              <w:rPr>
                <w:ins w:id="263" w:author="אורן  ציפורה שור" w:date="2019-12-04T17:55:00Z"/>
                <w:rFonts w:ascii="David" w:hAnsi="David" w:cs="David" w:hint="cs"/>
                <w:rtl/>
              </w:rPr>
              <w:pPrChange w:id="264" w:author="אורן  ציפורה שור" w:date="2019-12-04T17:57:00Z">
                <w:pPr>
                  <w:bidi/>
                </w:pPr>
              </w:pPrChange>
            </w:pPr>
            <w:ins w:id="265" w:author="אורן  ציפורה שור" w:date="2019-12-04T17:57:00Z">
              <w:r>
                <w:rPr>
                  <w:rFonts w:ascii="David" w:hAnsi="David" w:cs="David" w:hint="cs"/>
                  <w:rtl/>
                </w:rPr>
                <w:t xml:space="preserve">בנוסף </w:t>
              </w:r>
              <w:r w:rsidRPr="007B29AD">
                <w:rPr>
                  <w:rFonts w:ascii="David" w:hAnsi="David" w:cs="David"/>
                  <w:rtl/>
                </w:rPr>
                <w:t>כל אלמנט במפה ניתן לקישור למאמרים/ דפי מידע נוספים</w:t>
              </w:r>
            </w:ins>
          </w:p>
        </w:tc>
      </w:tr>
      <w:tr w:rsidR="00394EE4" w14:paraId="5124EEAE" w14:textId="77777777" w:rsidTr="00394EE4">
        <w:trPr>
          <w:ins w:id="266" w:author="אורן  ציפורה שור" w:date="2019-12-04T17:55:00Z"/>
        </w:trPr>
        <w:tc>
          <w:tcPr>
            <w:tcW w:w="3596" w:type="dxa"/>
          </w:tcPr>
          <w:p w14:paraId="2928A424" w14:textId="77777777" w:rsidR="00394EE4" w:rsidRDefault="008D6567" w:rsidP="008D6567">
            <w:pPr>
              <w:bidi/>
              <w:rPr>
                <w:ins w:id="267" w:author="אורן  ציפורה שור" w:date="2019-12-04T18:11:00Z"/>
                <w:rFonts w:ascii="David" w:hAnsi="David" w:cs="David"/>
                <w:rtl/>
              </w:rPr>
              <w:pPrChange w:id="268" w:author="אורן  ציפורה שור" w:date="2019-12-04T18:11:00Z">
                <w:pPr>
                  <w:bidi/>
                </w:pPr>
              </w:pPrChange>
            </w:pPr>
            <w:ins w:id="269" w:author="אורן  ציפורה שור" w:date="2019-12-04T18:07:00Z">
              <w:r>
                <w:rPr>
                  <w:rFonts w:ascii="David" w:hAnsi="David" w:cs="David" w:hint="cs"/>
                  <w:rtl/>
                </w:rPr>
                <w:t>ישנו מודל המתבסס על קישור האלמנטים במפה על סמך הקשרים בין המאמרים אותם ה</w:t>
              </w:r>
            </w:ins>
            <w:ins w:id="270" w:author="אורן  ציפורה שור" w:date="2019-12-04T18:09:00Z">
              <w:r>
                <w:rPr>
                  <w:rFonts w:ascii="David" w:hAnsi="David" w:cs="David" w:hint="cs"/>
                  <w:rtl/>
                </w:rPr>
                <w:t>ם</w:t>
              </w:r>
            </w:ins>
            <w:ins w:id="271" w:author="אורן  ציפורה שור" w:date="2019-12-04T18:07:00Z">
              <w:r>
                <w:rPr>
                  <w:rFonts w:ascii="David" w:hAnsi="David" w:cs="David" w:hint="cs"/>
                  <w:rtl/>
                </w:rPr>
                <w:t xml:space="preserve"> מתארים.</w:t>
              </w:r>
            </w:ins>
          </w:p>
          <w:p w14:paraId="681175A4" w14:textId="6C10690F" w:rsidR="008D6567" w:rsidRDefault="008D6567" w:rsidP="008D6567">
            <w:pPr>
              <w:bidi/>
              <w:rPr>
                <w:ins w:id="272" w:author="אורן  ציפורה שור" w:date="2019-12-04T17:55:00Z"/>
                <w:rFonts w:ascii="David" w:hAnsi="David" w:cs="David" w:hint="cs"/>
                <w:rtl/>
              </w:rPr>
              <w:pPrChange w:id="273" w:author="אורן  ציפורה שור" w:date="2019-12-04T18:11:00Z">
                <w:pPr>
                  <w:bidi/>
                </w:pPr>
              </w:pPrChange>
            </w:pPr>
            <w:ins w:id="274" w:author="אורן  ציפורה שור" w:date="2019-12-04T18:11:00Z">
              <w:r>
                <w:rPr>
                  <w:rFonts w:ascii="David" w:hAnsi="David" w:cs="David" w:hint="cs"/>
                  <w:rtl/>
                </w:rPr>
                <w:t>הקשרים נוצרים ע</w:t>
              </w:r>
            </w:ins>
            <w:ins w:id="275" w:author="אורן  ציפורה שור" w:date="2019-12-04T18:12:00Z">
              <w:r>
                <w:rPr>
                  <w:rFonts w:ascii="David" w:hAnsi="David" w:cs="David" w:hint="cs"/>
                  <w:rtl/>
                </w:rPr>
                <w:t xml:space="preserve">"פ קריטריונים רבים המוגדרים במודל (גישות המוצגות במאמר, מידע, </w:t>
              </w:r>
              <w:r>
                <w:rPr>
                  <w:rFonts w:ascii="David" w:hAnsi="David" w:cs="David"/>
                </w:rPr>
                <w:t>meta-data</w:t>
              </w:r>
              <w:r>
                <w:rPr>
                  <w:rFonts w:ascii="David" w:hAnsi="David" w:cs="David" w:hint="cs"/>
                  <w:rtl/>
                </w:rPr>
                <w:t>, רעיונות ועוד</w:t>
              </w:r>
            </w:ins>
            <w:ins w:id="276" w:author="אורן  ציפורה שור" w:date="2019-12-04T18:13:00Z">
              <w:r>
                <w:rPr>
                  <w:rFonts w:ascii="David" w:hAnsi="David" w:cs="David" w:hint="cs"/>
                  <w:rtl/>
                </w:rPr>
                <w:t xml:space="preserve">), מה שמקשה על יצירת מפה </w:t>
              </w:r>
              <w:r w:rsidR="001768C8">
                <w:rPr>
                  <w:rFonts w:ascii="David" w:hAnsi="David" w:cs="David" w:hint="cs"/>
                  <w:rtl/>
                </w:rPr>
                <w:t>ומסבך את המודל</w:t>
              </w:r>
            </w:ins>
          </w:p>
        </w:tc>
        <w:tc>
          <w:tcPr>
            <w:tcW w:w="3597" w:type="dxa"/>
          </w:tcPr>
          <w:p w14:paraId="00DB068C" w14:textId="158728D0" w:rsidR="00394EE4" w:rsidRDefault="00394EE4" w:rsidP="00394EE4">
            <w:pPr>
              <w:bidi/>
              <w:rPr>
                <w:ins w:id="277" w:author="אורן  ציפורה שור" w:date="2019-12-04T17:55:00Z"/>
                <w:rFonts w:ascii="David" w:hAnsi="David" w:cs="David" w:hint="cs"/>
                <w:rtl/>
              </w:rPr>
            </w:pPr>
            <w:ins w:id="278" w:author="אורן  ציפורה שור" w:date="2019-12-04T17:59:00Z">
              <w:r w:rsidRPr="007B29AD">
                <w:rPr>
                  <w:rFonts w:ascii="David" w:hAnsi="David" w:cs="David"/>
                  <w:rtl/>
                </w:rPr>
                <w:t>אין מודל מוגדר ועל כן כל האלמנטים במפה מסוג אחד ומתארים קשר היררכי בלבד</w:t>
              </w:r>
            </w:ins>
          </w:p>
        </w:tc>
        <w:tc>
          <w:tcPr>
            <w:tcW w:w="3597" w:type="dxa"/>
          </w:tcPr>
          <w:p w14:paraId="7888CB07" w14:textId="77777777" w:rsidR="008D6567" w:rsidRDefault="008D6567" w:rsidP="00394EE4">
            <w:pPr>
              <w:bidi/>
              <w:rPr>
                <w:ins w:id="279" w:author="אורן  ציפורה שור" w:date="2019-12-04T18:08:00Z"/>
                <w:rFonts w:ascii="David" w:hAnsi="David" w:cs="David"/>
                <w:rtl/>
              </w:rPr>
            </w:pPr>
            <w:ins w:id="280" w:author="אורן  ציפורה שור" w:date="2019-12-04T18:08:00Z">
              <w:r w:rsidRPr="007B29AD">
                <w:rPr>
                  <w:rFonts w:ascii="David" w:hAnsi="David" w:cs="David"/>
                  <w:rtl/>
                </w:rPr>
                <w:t>ישנו מודל מוגדר ופורמלי, בו ישנם אלמנטים מסוגים שונים המגדירים את הקשרים השונים בין הרעיונות</w:t>
              </w:r>
              <w:r>
                <w:rPr>
                  <w:rFonts w:ascii="David" w:hAnsi="David" w:cs="David" w:hint="cs"/>
                  <w:rtl/>
                </w:rPr>
                <w:t>.</w:t>
              </w:r>
            </w:ins>
          </w:p>
          <w:p w14:paraId="0561A206" w14:textId="0034CF36" w:rsidR="00394EE4" w:rsidRDefault="00394EE4" w:rsidP="008D6567">
            <w:pPr>
              <w:bidi/>
              <w:rPr>
                <w:ins w:id="281" w:author="אורן  ציפורה שור" w:date="2019-12-04T17:59:00Z"/>
                <w:rFonts w:ascii="David" w:hAnsi="David" w:cs="David" w:hint="cs"/>
                <w:rtl/>
              </w:rPr>
              <w:pPrChange w:id="282" w:author="אורן  ציפורה שור" w:date="2019-12-04T18:08:00Z">
                <w:pPr>
                  <w:bidi/>
                </w:pPr>
              </w:pPrChange>
            </w:pPr>
            <w:ins w:id="283" w:author="אורן  ציפורה שור" w:date="2019-12-04T17:59:00Z">
              <w:r w:rsidRPr="007B29AD">
                <w:rPr>
                  <w:rFonts w:ascii="David" w:hAnsi="David" w:cs="David"/>
                  <w:rtl/>
                </w:rPr>
                <w:t xml:space="preserve">ניתן לקשר בין אלמנטים שונים לא רק על בסיס קשר בין המאמרים הקשורים. לדוגמא ניתן לחבר בין </w:t>
              </w:r>
              <w:r w:rsidRPr="007B29AD">
                <w:rPr>
                  <w:rFonts w:ascii="David" w:hAnsi="David" w:cs="David"/>
                </w:rPr>
                <w:t>task</w:t>
              </w:r>
              <w:r w:rsidRPr="007B29AD">
                <w:rPr>
                  <w:rFonts w:ascii="David" w:hAnsi="David" w:cs="David"/>
                  <w:rtl/>
                </w:rPr>
                <w:t xml:space="preserve"> המקושר למאמר מסוים לבין </w:t>
              </w:r>
              <w:r w:rsidRPr="007B29AD">
                <w:rPr>
                  <w:rFonts w:ascii="David" w:hAnsi="David" w:cs="David"/>
                </w:rPr>
                <w:t>quality</w:t>
              </w:r>
              <w:r w:rsidRPr="007B29AD">
                <w:rPr>
                  <w:rFonts w:ascii="David" w:hAnsi="David" w:cs="David"/>
                  <w:rtl/>
                </w:rPr>
                <w:t xml:space="preserve"> המתאר את אותו ה- </w:t>
              </w:r>
              <w:r w:rsidRPr="007B29AD">
                <w:rPr>
                  <w:rFonts w:ascii="David" w:hAnsi="David" w:cs="David"/>
                </w:rPr>
                <w:t>task</w:t>
              </w:r>
              <w:r w:rsidRPr="007B29AD">
                <w:rPr>
                  <w:rFonts w:ascii="David" w:hAnsi="David" w:cs="David"/>
                  <w:rtl/>
                </w:rPr>
                <w:t xml:space="preserve"> ולא </w:t>
              </w:r>
              <w:r>
                <w:rPr>
                  <w:rFonts w:ascii="David" w:hAnsi="David" w:cs="David" w:hint="cs"/>
                  <w:rtl/>
                </w:rPr>
                <w:t>מתקשר ל</w:t>
              </w:r>
              <w:r w:rsidRPr="007B29AD">
                <w:rPr>
                  <w:rFonts w:ascii="David" w:hAnsi="David" w:cs="David"/>
                  <w:rtl/>
                </w:rPr>
                <w:t>מאמר אחר</w:t>
              </w:r>
            </w:ins>
          </w:p>
          <w:p w14:paraId="6D96E6E6" w14:textId="0AF1BECF" w:rsidR="00394EE4" w:rsidRDefault="00394EE4" w:rsidP="00394EE4">
            <w:pPr>
              <w:bidi/>
              <w:rPr>
                <w:ins w:id="284" w:author="אורן  ציפורה שור" w:date="2019-12-04T17:55:00Z"/>
                <w:rFonts w:ascii="David" w:hAnsi="David" w:cs="David" w:hint="cs"/>
                <w:rtl/>
              </w:rPr>
              <w:pPrChange w:id="285" w:author="אורן  ציפורה שור" w:date="2019-12-04T17:59:00Z">
                <w:pPr>
                  <w:bidi/>
                </w:pPr>
              </w:pPrChange>
            </w:pPr>
          </w:p>
        </w:tc>
      </w:tr>
      <w:tr w:rsidR="00394EE4" w14:paraId="13D081DD" w14:textId="77777777" w:rsidTr="00394EE4">
        <w:trPr>
          <w:ins w:id="286" w:author="אורן  ציפורה שור" w:date="2019-12-04T17:55:00Z"/>
        </w:trPr>
        <w:tc>
          <w:tcPr>
            <w:tcW w:w="3596" w:type="dxa"/>
          </w:tcPr>
          <w:p w14:paraId="10E56899" w14:textId="716ECF0A" w:rsidR="00394EE4" w:rsidRDefault="00394EE4" w:rsidP="00394EE4">
            <w:pPr>
              <w:bidi/>
              <w:rPr>
                <w:ins w:id="287" w:author="אורן  ציפורה שור" w:date="2019-12-04T17:55:00Z"/>
                <w:rFonts w:ascii="David" w:hAnsi="David" w:cs="David" w:hint="cs"/>
                <w:rtl/>
              </w:rPr>
              <w:pPrChange w:id="288" w:author="אורן  ציפורה שור" w:date="2019-12-04T18:00:00Z">
                <w:pPr>
                  <w:bidi/>
                </w:pPr>
              </w:pPrChange>
            </w:pPr>
            <w:ins w:id="289" w:author="אורן  ציפורה שור" w:date="2019-12-04T18:00:00Z">
              <w:r w:rsidRPr="007B29AD">
                <w:rPr>
                  <w:rFonts w:ascii="David" w:hAnsi="David" w:cs="David"/>
                  <w:rtl/>
                </w:rPr>
                <w:t xml:space="preserve">המפה משמשת </w:t>
              </w:r>
              <w:r>
                <w:rPr>
                  <w:rFonts w:ascii="David" w:hAnsi="David" w:cs="David" w:hint="cs"/>
                  <w:rtl/>
                </w:rPr>
                <w:t>להצגת הקשרים בין מאמרים בשרת</w:t>
              </w:r>
            </w:ins>
          </w:p>
        </w:tc>
        <w:tc>
          <w:tcPr>
            <w:tcW w:w="3597" w:type="dxa"/>
          </w:tcPr>
          <w:p w14:paraId="4BEA71D3" w14:textId="4D14C562" w:rsidR="00394EE4" w:rsidRDefault="00394EE4" w:rsidP="00394EE4">
            <w:pPr>
              <w:bidi/>
              <w:rPr>
                <w:ins w:id="290" w:author="אורן  ציפורה שור" w:date="2019-12-04T17:55:00Z"/>
                <w:rFonts w:ascii="David" w:hAnsi="David" w:cs="David" w:hint="cs"/>
                <w:rtl/>
              </w:rPr>
            </w:pPr>
            <w:ins w:id="291" w:author="אורן  ציפורה שור" w:date="2019-12-04T18:00:00Z">
              <w:r w:rsidRPr="007B29AD">
                <w:rPr>
                  <w:rFonts w:ascii="David" w:hAnsi="David" w:cs="David"/>
                  <w:rtl/>
                </w:rPr>
                <w:t>המפה משמשת להרחבת הידע על נושא מסוים</w:t>
              </w:r>
            </w:ins>
          </w:p>
        </w:tc>
        <w:tc>
          <w:tcPr>
            <w:tcW w:w="3597" w:type="dxa"/>
          </w:tcPr>
          <w:p w14:paraId="7C1D86FD" w14:textId="23D6D7C0" w:rsidR="00394EE4" w:rsidRDefault="00394EE4" w:rsidP="00394EE4">
            <w:pPr>
              <w:bidi/>
              <w:rPr>
                <w:ins w:id="292" w:author="אורן  ציפורה שור" w:date="2019-12-04T17:55:00Z"/>
                <w:rFonts w:ascii="David" w:hAnsi="David" w:cs="David" w:hint="cs"/>
                <w:rtl/>
              </w:rPr>
            </w:pPr>
            <w:ins w:id="293" w:author="אורן  ציפורה שור" w:date="2019-12-04T18:00:00Z">
              <w:r w:rsidRPr="007B29AD">
                <w:rPr>
                  <w:rFonts w:ascii="David" w:hAnsi="David" w:cs="David"/>
                  <w:rtl/>
                </w:rPr>
                <w:t>המפה משמשת למציאת פתרון לבעיה מסוימת</w:t>
              </w:r>
            </w:ins>
          </w:p>
        </w:tc>
      </w:tr>
      <w:tr w:rsidR="008D6567" w14:paraId="5AF2ED30" w14:textId="77777777" w:rsidTr="00394EE4">
        <w:trPr>
          <w:ins w:id="294" w:author="אורן  ציפורה שור" w:date="2019-12-04T17:55:00Z"/>
        </w:trPr>
        <w:tc>
          <w:tcPr>
            <w:tcW w:w="3596" w:type="dxa"/>
          </w:tcPr>
          <w:p w14:paraId="4112A8C4" w14:textId="4F476936" w:rsidR="008D6567" w:rsidRDefault="008D6567" w:rsidP="008D6567">
            <w:pPr>
              <w:bidi/>
              <w:rPr>
                <w:ins w:id="295" w:author="אורן  ציפורה שור" w:date="2019-12-04T17:55:00Z"/>
                <w:rFonts w:ascii="David" w:hAnsi="David" w:cs="David" w:hint="cs"/>
                <w:rtl/>
              </w:rPr>
            </w:pPr>
            <w:ins w:id="296" w:author="אורן  ציפורה שור" w:date="2019-12-04T18:06:00Z">
              <w:r w:rsidRPr="007B29AD">
                <w:rPr>
                  <w:rFonts w:ascii="David" w:hAnsi="David" w:cs="David"/>
                  <w:rtl/>
                </w:rPr>
                <w:t>כל אלמנט (</w:t>
              </w:r>
              <w:r w:rsidRPr="007B29AD">
                <w:rPr>
                  <w:rFonts w:ascii="David" w:hAnsi="David" w:cs="David"/>
                </w:rPr>
                <w:t>claim</w:t>
              </w:r>
              <w:r w:rsidRPr="007B29AD">
                <w:rPr>
                  <w:rFonts w:ascii="David" w:hAnsi="David" w:cs="David"/>
                  <w:rtl/>
                </w:rPr>
                <w:t>) מקושר למאמר מסוים והקישורים בין האלמנטים מבוססים על קשר בין המאמרים בלבד</w:t>
              </w:r>
            </w:ins>
          </w:p>
        </w:tc>
        <w:tc>
          <w:tcPr>
            <w:tcW w:w="3597" w:type="dxa"/>
          </w:tcPr>
          <w:p w14:paraId="03E14ADD" w14:textId="4D9C67F7" w:rsidR="008D6567" w:rsidRDefault="008D6567" w:rsidP="008D6567">
            <w:pPr>
              <w:bidi/>
              <w:rPr>
                <w:ins w:id="297" w:author="אורן  ציפורה שור" w:date="2019-12-04T17:55:00Z"/>
                <w:rFonts w:ascii="David" w:hAnsi="David" w:cs="David" w:hint="cs"/>
                <w:rtl/>
              </w:rPr>
            </w:pPr>
            <w:ins w:id="298" w:author="אורן  ציפורה שור" w:date="2019-12-04T18:04:00Z">
              <w:r w:rsidRPr="007B29AD">
                <w:rPr>
                  <w:rFonts w:ascii="David" w:hAnsi="David" w:cs="David"/>
                  <w:rtl/>
                </w:rPr>
                <w:t>בכל מפה מוצג רעיון אחד מרכזי ואליו מקושרים רעיונות משנה</w:t>
              </w:r>
            </w:ins>
          </w:p>
        </w:tc>
        <w:tc>
          <w:tcPr>
            <w:tcW w:w="3597" w:type="dxa"/>
          </w:tcPr>
          <w:p w14:paraId="7501A3B9" w14:textId="28A6D8B2" w:rsidR="008D6567" w:rsidRDefault="008D6567" w:rsidP="008D6567">
            <w:pPr>
              <w:bidi/>
              <w:rPr>
                <w:ins w:id="299" w:author="אורן  ציפורה שור" w:date="2019-12-04T17:55:00Z"/>
                <w:rFonts w:ascii="David" w:hAnsi="David" w:cs="David" w:hint="cs"/>
                <w:rtl/>
              </w:rPr>
            </w:pPr>
            <w:ins w:id="300" w:author="אורן  ציפורה שור" w:date="2019-12-04T18:04:00Z">
              <w:r w:rsidRPr="007B29AD">
                <w:rPr>
                  <w:rFonts w:ascii="David" w:hAnsi="David" w:cs="David"/>
                  <w:rtl/>
                </w:rPr>
                <w:t xml:space="preserve">כל </w:t>
              </w:r>
              <w:r w:rsidRPr="007B29AD">
                <w:rPr>
                  <w:rFonts w:ascii="David" w:hAnsi="David" w:cs="David"/>
                </w:rPr>
                <w:t>task</w:t>
              </w:r>
              <w:r w:rsidRPr="007B29AD">
                <w:rPr>
                  <w:rFonts w:ascii="David" w:hAnsi="David" w:cs="David"/>
                  <w:rtl/>
                </w:rPr>
                <w:t xml:space="preserve"> מהווה מטרה/משימה שיש לבצע ובכך יכולים להיות כמה </w:t>
              </w:r>
              <w:r w:rsidRPr="007B29AD">
                <w:rPr>
                  <w:rFonts w:ascii="David" w:hAnsi="David" w:cs="David"/>
                </w:rPr>
                <w:t>tasks</w:t>
              </w:r>
              <w:r w:rsidRPr="007B29AD">
                <w:rPr>
                  <w:rFonts w:ascii="David" w:hAnsi="David" w:cs="David"/>
                  <w:rtl/>
                </w:rPr>
                <w:t xml:space="preserve"> במפה המתארים מטרות שונות</w:t>
              </w:r>
            </w:ins>
          </w:p>
        </w:tc>
      </w:tr>
    </w:tbl>
    <w:p w14:paraId="3978AF2D" w14:textId="77777777" w:rsidR="00394EE4" w:rsidRDefault="00394EE4" w:rsidP="00394EE4">
      <w:pPr>
        <w:bidi/>
        <w:ind w:firstLine="720"/>
        <w:rPr>
          <w:ins w:id="301" w:author="אורן  ציפורה שור" w:date="2019-12-04T17:55:00Z"/>
          <w:rFonts w:ascii="David" w:hAnsi="David" w:cs="David"/>
          <w:rtl/>
        </w:rPr>
        <w:pPrChange w:id="302" w:author="אורן  ציפורה שור" w:date="2019-12-04T17:55:00Z">
          <w:pPr>
            <w:bidi/>
            <w:ind w:firstLine="720"/>
          </w:pPr>
        </w:pPrChange>
      </w:pPr>
      <w:bookmarkStart w:id="303" w:name="_GoBack"/>
      <w:bookmarkEnd w:id="303"/>
    </w:p>
    <w:p w14:paraId="5B643A39" w14:textId="30D74A5F" w:rsidR="00BF51E4" w:rsidRPr="007B29AD" w:rsidDel="001768C8" w:rsidRDefault="00BF51E4" w:rsidP="00394EE4">
      <w:pPr>
        <w:bidi/>
        <w:ind w:firstLine="720"/>
        <w:rPr>
          <w:del w:id="304" w:author="אורן  ציפורה שור" w:date="2019-12-04T18:13:00Z"/>
          <w:rFonts w:ascii="David" w:hAnsi="David" w:cs="David"/>
          <w:rtl/>
        </w:rPr>
        <w:pPrChange w:id="305" w:author="אורן  ציפורה שור" w:date="2019-12-04T17:55:00Z">
          <w:pPr>
            <w:bidi/>
            <w:ind w:firstLine="720"/>
          </w:pPr>
        </w:pPrChange>
      </w:pPr>
      <w:del w:id="306" w:author="אורן  ציפורה שור" w:date="2019-12-04T18:13:00Z">
        <w:r w:rsidRPr="007B29AD" w:rsidDel="001768C8">
          <w:rPr>
            <w:rFonts w:ascii="David" w:hAnsi="David" w:cs="David"/>
            <w:rtl/>
          </w:rPr>
          <w:delText xml:space="preserve">ההבדלים בין </w:delText>
        </w:r>
        <w:r w:rsidRPr="007B29AD" w:rsidDel="001768C8">
          <w:rPr>
            <w:rFonts w:ascii="David" w:hAnsi="David" w:cs="David"/>
          </w:rPr>
          <w:delText>ScholOnto ontology</w:delText>
        </w:r>
        <w:r w:rsidRPr="007B29AD" w:rsidDel="001768C8">
          <w:rPr>
            <w:rFonts w:ascii="David" w:hAnsi="David" w:cs="David"/>
            <w:rtl/>
          </w:rPr>
          <w:delText xml:space="preserve"> למערכת שלנו המבוססת על מפות </w:delText>
        </w:r>
        <w:r w:rsidRPr="007B29AD" w:rsidDel="001768C8">
          <w:rPr>
            <w:rFonts w:ascii="David" w:hAnsi="David" w:cs="David"/>
          </w:rPr>
          <w:delText>ME</w:delText>
        </w:r>
        <w:r w:rsidRPr="007B29AD" w:rsidDel="001768C8">
          <w:rPr>
            <w:rFonts w:ascii="David" w:hAnsi="David" w:cs="David"/>
            <w:rtl/>
          </w:rPr>
          <w:delText>:</w:delText>
        </w:r>
      </w:del>
    </w:p>
    <w:tbl>
      <w:tblPr>
        <w:tblStyle w:val="TableGrid"/>
        <w:bidiVisual/>
        <w:tblW w:w="0" w:type="auto"/>
        <w:tblInd w:w="720" w:type="dxa"/>
        <w:tblLook w:val="04A0" w:firstRow="1" w:lastRow="0" w:firstColumn="1" w:lastColumn="0" w:noHBand="0" w:noVBand="1"/>
      </w:tblPr>
      <w:tblGrid>
        <w:gridCol w:w="5039"/>
        <w:gridCol w:w="5031"/>
      </w:tblGrid>
      <w:tr w:rsidR="00BF51E4" w:rsidRPr="007B29AD" w:rsidDel="001768C8" w14:paraId="7F38BCB9" w14:textId="2085EFD2" w:rsidTr="00655BF3">
        <w:trPr>
          <w:del w:id="307" w:author="אורן  ציפורה שור" w:date="2019-12-04T18:13:00Z"/>
        </w:trPr>
        <w:tc>
          <w:tcPr>
            <w:tcW w:w="5039" w:type="dxa"/>
          </w:tcPr>
          <w:p w14:paraId="2F1A8B27" w14:textId="7E38CDE9" w:rsidR="00BF51E4" w:rsidRPr="007B29AD" w:rsidDel="001768C8" w:rsidRDefault="00BF51E4" w:rsidP="00AB2280">
            <w:pPr>
              <w:pStyle w:val="ListParagraph"/>
              <w:bidi/>
              <w:ind w:left="0"/>
              <w:jc w:val="center"/>
              <w:rPr>
                <w:del w:id="308" w:author="אורן  ציפורה שור" w:date="2019-12-04T18:13:00Z"/>
                <w:rFonts w:ascii="David" w:hAnsi="David" w:cs="David"/>
                <w:b/>
                <w:bCs/>
                <w:rtl/>
              </w:rPr>
            </w:pPr>
            <w:del w:id="309" w:author="אורן  ציפורה שור" w:date="2019-12-04T18:13:00Z">
              <w:r w:rsidRPr="007B29AD" w:rsidDel="001768C8">
                <w:rPr>
                  <w:rFonts w:ascii="David" w:hAnsi="David" w:cs="David"/>
                  <w:b/>
                  <w:bCs/>
                </w:rPr>
                <w:delText>ScholOnto ontology</w:delText>
              </w:r>
            </w:del>
          </w:p>
        </w:tc>
        <w:tc>
          <w:tcPr>
            <w:tcW w:w="5031" w:type="dxa"/>
          </w:tcPr>
          <w:p w14:paraId="285926F8" w14:textId="16D5BB7A" w:rsidR="00BF51E4" w:rsidRPr="007B29AD" w:rsidDel="001768C8" w:rsidRDefault="00BF51E4" w:rsidP="00AB2280">
            <w:pPr>
              <w:pStyle w:val="ListParagraph"/>
              <w:bidi/>
              <w:ind w:left="0"/>
              <w:jc w:val="center"/>
              <w:rPr>
                <w:del w:id="310" w:author="אורן  ציפורה שור" w:date="2019-12-04T18:13:00Z"/>
                <w:rFonts w:ascii="David" w:hAnsi="David" w:cs="David"/>
                <w:b/>
                <w:bCs/>
              </w:rPr>
            </w:pPr>
            <w:del w:id="311" w:author="אורן  ציפורה שור" w:date="2019-12-04T18:13:00Z">
              <w:r w:rsidRPr="007B29AD" w:rsidDel="001768C8">
                <w:rPr>
                  <w:rFonts w:ascii="David" w:hAnsi="David" w:cs="David"/>
                  <w:b/>
                  <w:bCs/>
                </w:rPr>
                <w:delText>ME-Maps</w:delText>
              </w:r>
            </w:del>
          </w:p>
        </w:tc>
      </w:tr>
      <w:tr w:rsidR="00BF51E4" w:rsidRPr="007B29AD" w:rsidDel="001768C8" w14:paraId="4CEF43C1" w14:textId="1C6B2F18" w:rsidTr="00655BF3">
        <w:trPr>
          <w:del w:id="312" w:author="אורן  ציפורה שור" w:date="2019-12-04T18:13:00Z"/>
        </w:trPr>
        <w:tc>
          <w:tcPr>
            <w:tcW w:w="5039" w:type="dxa"/>
          </w:tcPr>
          <w:p w14:paraId="3EAD1418" w14:textId="0B572F2C" w:rsidR="00BF51E4" w:rsidRPr="00394EE4" w:rsidDel="001768C8" w:rsidRDefault="00BF51E4" w:rsidP="00AB2280">
            <w:pPr>
              <w:pStyle w:val="ListParagraph"/>
              <w:bidi/>
              <w:ind w:left="0"/>
              <w:rPr>
                <w:del w:id="313" w:author="אורן  ציפורה שור" w:date="2019-12-04T18:13:00Z"/>
                <w:rFonts w:ascii="David" w:hAnsi="David" w:cs="David"/>
                <w:color w:val="FF0000"/>
                <w:rtl/>
                <w:rPrChange w:id="314" w:author="אורן  ציפורה שור" w:date="2019-12-04T17:57:00Z">
                  <w:rPr>
                    <w:del w:id="315" w:author="אורן  ציפורה שור" w:date="2019-12-04T18:13:00Z"/>
                    <w:rFonts w:ascii="David" w:hAnsi="David" w:cs="David"/>
                    <w:rtl/>
                  </w:rPr>
                </w:rPrChange>
              </w:rPr>
            </w:pPr>
            <w:del w:id="316" w:author="אורן  ציפורה שור" w:date="2019-12-04T18:13:00Z">
              <w:r w:rsidRPr="00394EE4" w:rsidDel="001768C8">
                <w:rPr>
                  <w:rFonts w:ascii="David" w:hAnsi="David" w:cs="David"/>
                  <w:color w:val="FF0000"/>
                  <w:rtl/>
                  <w:rPrChange w:id="317" w:author="אורן  ציפורה שור" w:date="2019-12-04T17:57:00Z">
                    <w:rPr>
                      <w:rFonts w:ascii="David" w:hAnsi="David" w:cs="David"/>
                      <w:rtl/>
                    </w:rPr>
                  </w:rPrChange>
                </w:rPr>
                <w:delText xml:space="preserve">אלמנט </w:delText>
              </w:r>
              <w:r w:rsidR="00AB2280" w:rsidRPr="00394EE4" w:rsidDel="001768C8">
                <w:rPr>
                  <w:rFonts w:ascii="David" w:hAnsi="David" w:cs="David"/>
                  <w:color w:val="FF0000"/>
                  <w:rtl/>
                  <w:rPrChange w:id="318" w:author="אורן  ציפורה שור" w:date="2019-12-04T17:57:00Z">
                    <w:rPr>
                      <w:rFonts w:ascii="David" w:hAnsi="David" w:cs="David"/>
                      <w:rtl/>
                    </w:rPr>
                  </w:rPrChange>
                </w:rPr>
                <w:delText>יחיד שמכיל בתוכו את כל המידע המתאר את הנושא המוצג – ע"מ להבין יותר על הנושא יש לקרוא את המידע המצורף</w:delText>
              </w:r>
            </w:del>
          </w:p>
        </w:tc>
        <w:tc>
          <w:tcPr>
            <w:tcW w:w="5031" w:type="dxa"/>
          </w:tcPr>
          <w:p w14:paraId="10E8C58C" w14:textId="510087EB" w:rsidR="00BF51E4" w:rsidRPr="00394EE4" w:rsidDel="001768C8" w:rsidRDefault="00BF51E4" w:rsidP="00BF51E4">
            <w:pPr>
              <w:pStyle w:val="ListParagraph"/>
              <w:bidi/>
              <w:ind w:left="0"/>
              <w:rPr>
                <w:del w:id="319" w:author="אורן  ציפורה שור" w:date="2019-12-04T18:13:00Z"/>
                <w:rFonts w:ascii="David" w:hAnsi="David" w:cs="David"/>
                <w:color w:val="FF0000"/>
                <w:rtl/>
                <w:rPrChange w:id="320" w:author="אורן  ציפורה שור" w:date="2019-12-04T17:57:00Z">
                  <w:rPr>
                    <w:del w:id="321" w:author="אורן  ציפורה שור" w:date="2019-12-04T18:13:00Z"/>
                    <w:rFonts w:ascii="David" w:hAnsi="David" w:cs="David"/>
                    <w:rtl/>
                  </w:rPr>
                </w:rPrChange>
              </w:rPr>
            </w:pPr>
            <w:del w:id="322" w:author="אורן  ציפורה שור" w:date="2019-12-04T18:13:00Z">
              <w:r w:rsidRPr="00394EE4" w:rsidDel="001768C8">
                <w:rPr>
                  <w:rFonts w:ascii="David" w:hAnsi="David" w:cs="David"/>
                  <w:color w:val="FF0000"/>
                  <w:rtl/>
                  <w:rPrChange w:id="323" w:author="אורן  ציפורה שור" w:date="2019-12-04T17:57:00Z">
                    <w:rPr>
                      <w:rFonts w:ascii="David" w:hAnsi="David" w:cs="David"/>
                      <w:rtl/>
                    </w:rPr>
                  </w:rPrChange>
                </w:rPr>
                <w:delText>י</w:delText>
              </w:r>
              <w:r w:rsidR="00AB2280" w:rsidRPr="00394EE4" w:rsidDel="001768C8">
                <w:rPr>
                  <w:rFonts w:ascii="David" w:hAnsi="David" w:cs="David"/>
                  <w:color w:val="FF0000"/>
                  <w:rtl/>
                  <w:rPrChange w:id="324" w:author="אורן  ציפורה שור" w:date="2019-12-04T17:57:00Z">
                    <w:rPr>
                      <w:rFonts w:ascii="David" w:hAnsi="David" w:cs="David"/>
                      <w:rtl/>
                    </w:rPr>
                  </w:rPrChange>
                </w:rPr>
                <w:delText xml:space="preserve">שנם כמה סוגי אלמנטים המציגים את המידע על הנושא בצורה יותר נגישה – </w:delText>
              </w:r>
              <w:r w:rsidR="00AB2280" w:rsidRPr="00394EE4" w:rsidDel="001768C8">
                <w:rPr>
                  <w:rFonts w:ascii="David" w:hAnsi="David" w:cs="David"/>
                  <w:color w:val="FF0000"/>
                  <w:rPrChange w:id="325" w:author="אורן  ציפורה שור" w:date="2019-12-04T17:57:00Z">
                    <w:rPr>
                      <w:rFonts w:ascii="David" w:hAnsi="David" w:cs="David"/>
                    </w:rPr>
                  </w:rPrChange>
                </w:rPr>
                <w:delText>task</w:delText>
              </w:r>
              <w:r w:rsidR="00AB2280" w:rsidRPr="00394EE4" w:rsidDel="001768C8">
                <w:rPr>
                  <w:rFonts w:ascii="David" w:hAnsi="David" w:cs="David"/>
                  <w:color w:val="FF0000"/>
                  <w:rtl/>
                  <w:rPrChange w:id="326" w:author="אורן  ציפורה שור" w:date="2019-12-04T17:57:00Z">
                    <w:rPr>
                      <w:rFonts w:ascii="David" w:hAnsi="David" w:cs="David"/>
                      <w:rtl/>
                    </w:rPr>
                  </w:rPrChange>
                </w:rPr>
                <w:delText xml:space="preserve"> המציג את הנושא הרחב ו- </w:delText>
              </w:r>
              <w:r w:rsidR="00AB2280" w:rsidRPr="00394EE4" w:rsidDel="001768C8">
                <w:rPr>
                  <w:rFonts w:ascii="David" w:hAnsi="David" w:cs="David"/>
                  <w:color w:val="FF0000"/>
                  <w:rPrChange w:id="327" w:author="אורן  ציפורה שור" w:date="2019-12-04T17:57:00Z">
                    <w:rPr>
                      <w:rFonts w:ascii="David" w:hAnsi="David" w:cs="David"/>
                    </w:rPr>
                  </w:rPrChange>
                </w:rPr>
                <w:delText>qualities</w:delText>
              </w:r>
              <w:r w:rsidR="00AB2280" w:rsidRPr="00394EE4" w:rsidDel="001768C8">
                <w:rPr>
                  <w:rFonts w:ascii="David" w:hAnsi="David" w:cs="David"/>
                  <w:color w:val="FF0000"/>
                  <w:rtl/>
                  <w:rPrChange w:id="328" w:author="אורן  ציפורה שור" w:date="2019-12-04T17:57:00Z">
                    <w:rPr>
                      <w:rFonts w:ascii="David" w:hAnsi="David" w:cs="David"/>
                      <w:rtl/>
                    </w:rPr>
                  </w:rPrChange>
                </w:rPr>
                <w:delText xml:space="preserve"> המאפיינים את הנושא.</w:delText>
              </w:r>
            </w:del>
          </w:p>
        </w:tc>
      </w:tr>
      <w:tr w:rsidR="00BF51E4" w:rsidRPr="007B29AD" w:rsidDel="001768C8" w14:paraId="3ECD243E" w14:textId="2146E163" w:rsidTr="00655BF3">
        <w:trPr>
          <w:del w:id="329" w:author="אורן  ציפורה שור" w:date="2019-12-04T18:13:00Z"/>
        </w:trPr>
        <w:tc>
          <w:tcPr>
            <w:tcW w:w="5039" w:type="dxa"/>
          </w:tcPr>
          <w:p w14:paraId="12073049" w14:textId="243411C6" w:rsidR="00BF51E4" w:rsidRPr="00394EE4" w:rsidDel="001768C8" w:rsidRDefault="00655BF3" w:rsidP="00BF51E4">
            <w:pPr>
              <w:pStyle w:val="ListParagraph"/>
              <w:bidi/>
              <w:ind w:left="0"/>
              <w:rPr>
                <w:del w:id="330" w:author="אורן  ציפורה שור" w:date="2019-12-04T18:13:00Z"/>
                <w:rFonts w:ascii="David" w:hAnsi="David" w:cs="David"/>
                <w:color w:val="FF0000"/>
                <w:rtl/>
                <w:rPrChange w:id="331" w:author="אורן  ציפורה שור" w:date="2019-12-04T18:00:00Z">
                  <w:rPr>
                    <w:del w:id="332" w:author="אורן  ציפורה שור" w:date="2019-12-04T18:13:00Z"/>
                    <w:rFonts w:ascii="David" w:hAnsi="David" w:cs="David"/>
                    <w:rtl/>
                  </w:rPr>
                </w:rPrChange>
              </w:rPr>
            </w:pPr>
            <w:del w:id="333" w:author="אורן  ציפורה שור" w:date="2019-12-04T18:13:00Z">
              <w:r w:rsidRPr="00394EE4" w:rsidDel="001768C8">
                <w:rPr>
                  <w:rFonts w:ascii="David" w:hAnsi="David" w:cs="David"/>
                  <w:color w:val="FF0000"/>
                  <w:rtl/>
                  <w:rPrChange w:id="334" w:author="אורן  ציפורה שור" w:date="2019-12-04T18:00:00Z">
                    <w:rPr>
                      <w:rFonts w:ascii="David" w:hAnsi="David" w:cs="David"/>
                      <w:rtl/>
                    </w:rPr>
                  </w:rPrChange>
                </w:rPr>
                <w:delText>כל אלמנט (</w:delText>
              </w:r>
              <w:r w:rsidRPr="00394EE4" w:rsidDel="001768C8">
                <w:rPr>
                  <w:rFonts w:ascii="David" w:hAnsi="David" w:cs="David"/>
                  <w:color w:val="FF0000"/>
                  <w:rPrChange w:id="335" w:author="אורן  ציפורה שור" w:date="2019-12-04T18:00:00Z">
                    <w:rPr>
                      <w:rFonts w:ascii="David" w:hAnsi="David" w:cs="David"/>
                    </w:rPr>
                  </w:rPrChange>
                </w:rPr>
                <w:delText>claim</w:delText>
              </w:r>
              <w:r w:rsidRPr="00394EE4" w:rsidDel="001768C8">
                <w:rPr>
                  <w:rFonts w:ascii="David" w:hAnsi="David" w:cs="David"/>
                  <w:color w:val="FF0000"/>
                  <w:rtl/>
                  <w:rPrChange w:id="336" w:author="אורן  ציפורה שור" w:date="2019-12-04T18:00:00Z">
                    <w:rPr>
                      <w:rFonts w:ascii="David" w:hAnsi="David" w:cs="David"/>
                      <w:rtl/>
                    </w:rPr>
                  </w:rPrChange>
                </w:rPr>
                <w:delText>) מקושר למאמר מסוים והקישורים בין האלמנטים מבוססים על קשר בין המאמרים בלבד</w:delText>
              </w:r>
            </w:del>
          </w:p>
        </w:tc>
        <w:tc>
          <w:tcPr>
            <w:tcW w:w="5031" w:type="dxa"/>
          </w:tcPr>
          <w:p w14:paraId="38D42CF2" w14:textId="604DBC8A" w:rsidR="00BF51E4" w:rsidRPr="00394EE4" w:rsidDel="001768C8" w:rsidRDefault="00655BF3" w:rsidP="00394EE4">
            <w:pPr>
              <w:pStyle w:val="ListParagraph"/>
              <w:bidi/>
              <w:ind w:left="0"/>
              <w:rPr>
                <w:del w:id="337" w:author="אורן  ציפורה שור" w:date="2019-12-04T18:13:00Z"/>
                <w:rFonts w:ascii="David" w:hAnsi="David" w:cs="David"/>
                <w:color w:val="FF0000"/>
                <w:rtl/>
                <w:rPrChange w:id="338" w:author="אורן  ציפורה שור" w:date="2019-12-04T18:00:00Z">
                  <w:rPr>
                    <w:del w:id="339" w:author="אורן  ציפורה שור" w:date="2019-12-04T18:13:00Z"/>
                    <w:rFonts w:ascii="David" w:hAnsi="David" w:cs="David"/>
                    <w:rtl/>
                  </w:rPr>
                </w:rPrChange>
              </w:rPr>
              <w:pPrChange w:id="340" w:author="אורן  ציפורה שור" w:date="2019-12-04T17:58:00Z">
                <w:pPr>
                  <w:pStyle w:val="ListParagraph"/>
                  <w:bidi/>
                  <w:ind w:left="0"/>
                </w:pPr>
              </w:pPrChange>
            </w:pPr>
            <w:del w:id="341" w:author="אורן  ציפורה שור" w:date="2019-12-04T18:13:00Z">
              <w:r w:rsidRPr="00394EE4" w:rsidDel="001768C8">
                <w:rPr>
                  <w:rFonts w:ascii="David" w:hAnsi="David" w:cs="David"/>
                  <w:color w:val="FF0000"/>
                  <w:rtl/>
                  <w:rPrChange w:id="342" w:author="אורן  ציפורה שור" w:date="2019-12-04T18:00:00Z">
                    <w:rPr>
                      <w:rFonts w:ascii="David" w:hAnsi="David" w:cs="David"/>
                      <w:rtl/>
                    </w:rPr>
                  </w:rPrChange>
                </w:rPr>
                <w:delText xml:space="preserve">ניתן לקשר בין אלמנטים שונים לא רק על בסיס קשר בין המאמרים הקשורים. לדוגמא ניתן לחבר בין </w:delText>
              </w:r>
              <w:r w:rsidRPr="00394EE4" w:rsidDel="001768C8">
                <w:rPr>
                  <w:rFonts w:ascii="David" w:hAnsi="David" w:cs="David"/>
                  <w:color w:val="FF0000"/>
                  <w:rPrChange w:id="343" w:author="אורן  ציפורה שור" w:date="2019-12-04T18:00:00Z">
                    <w:rPr>
                      <w:rFonts w:ascii="David" w:hAnsi="David" w:cs="David"/>
                    </w:rPr>
                  </w:rPrChange>
                </w:rPr>
                <w:delText>task</w:delText>
              </w:r>
              <w:r w:rsidRPr="00394EE4" w:rsidDel="001768C8">
                <w:rPr>
                  <w:rFonts w:ascii="David" w:hAnsi="David" w:cs="David"/>
                  <w:color w:val="FF0000"/>
                  <w:rtl/>
                  <w:rPrChange w:id="344" w:author="אורן  ציפורה שור" w:date="2019-12-04T18:00:00Z">
                    <w:rPr>
                      <w:rFonts w:ascii="David" w:hAnsi="David" w:cs="David"/>
                      <w:rtl/>
                    </w:rPr>
                  </w:rPrChange>
                </w:rPr>
                <w:delText xml:space="preserve"> המקושר למאמר מסוים לבין </w:delText>
              </w:r>
              <w:r w:rsidRPr="00394EE4" w:rsidDel="001768C8">
                <w:rPr>
                  <w:rFonts w:ascii="David" w:hAnsi="David" w:cs="David"/>
                  <w:color w:val="FF0000"/>
                  <w:rPrChange w:id="345" w:author="אורן  ציפורה שור" w:date="2019-12-04T18:00:00Z">
                    <w:rPr>
                      <w:rFonts w:ascii="David" w:hAnsi="David" w:cs="David"/>
                    </w:rPr>
                  </w:rPrChange>
                </w:rPr>
                <w:delText>quality</w:delText>
              </w:r>
              <w:r w:rsidRPr="00394EE4" w:rsidDel="001768C8">
                <w:rPr>
                  <w:rFonts w:ascii="David" w:hAnsi="David" w:cs="David"/>
                  <w:color w:val="FF0000"/>
                  <w:rtl/>
                  <w:rPrChange w:id="346" w:author="אורן  ציפורה שור" w:date="2019-12-04T18:00:00Z">
                    <w:rPr>
                      <w:rFonts w:ascii="David" w:hAnsi="David" w:cs="David"/>
                      <w:rtl/>
                    </w:rPr>
                  </w:rPrChange>
                </w:rPr>
                <w:delText xml:space="preserve"> המתאר את אותו ה- </w:delText>
              </w:r>
              <w:r w:rsidRPr="00394EE4" w:rsidDel="001768C8">
                <w:rPr>
                  <w:rFonts w:ascii="David" w:hAnsi="David" w:cs="David"/>
                  <w:color w:val="FF0000"/>
                  <w:rPrChange w:id="347" w:author="אורן  ציפורה שור" w:date="2019-12-04T18:00:00Z">
                    <w:rPr>
                      <w:rFonts w:ascii="David" w:hAnsi="David" w:cs="David"/>
                    </w:rPr>
                  </w:rPrChange>
                </w:rPr>
                <w:delText>task</w:delText>
              </w:r>
              <w:r w:rsidRPr="00394EE4" w:rsidDel="001768C8">
                <w:rPr>
                  <w:rFonts w:ascii="David" w:hAnsi="David" w:cs="David"/>
                  <w:color w:val="FF0000"/>
                  <w:rtl/>
                  <w:rPrChange w:id="348" w:author="אורן  ציפורה שור" w:date="2019-12-04T18:00:00Z">
                    <w:rPr>
                      <w:rFonts w:ascii="David" w:hAnsi="David" w:cs="David"/>
                      <w:rtl/>
                    </w:rPr>
                  </w:rPrChange>
                </w:rPr>
                <w:delText xml:space="preserve"> ולא </w:delText>
              </w:r>
            </w:del>
            <w:del w:id="349" w:author="אורן  ציפורה שור" w:date="2019-12-04T17:58:00Z">
              <w:r w:rsidRPr="00394EE4" w:rsidDel="00394EE4">
                <w:rPr>
                  <w:rFonts w:ascii="David" w:hAnsi="David" w:cs="David"/>
                  <w:color w:val="FF0000"/>
                  <w:rtl/>
                  <w:rPrChange w:id="350" w:author="אורן  ציפורה שור" w:date="2019-12-04T18:00:00Z">
                    <w:rPr>
                      <w:rFonts w:ascii="David" w:hAnsi="David" w:cs="David"/>
                      <w:rtl/>
                    </w:rPr>
                  </w:rPrChange>
                </w:rPr>
                <w:delText xml:space="preserve">על סמך </w:delText>
              </w:r>
            </w:del>
            <w:del w:id="351" w:author="אורן  ציפורה שור" w:date="2019-12-04T18:13:00Z">
              <w:r w:rsidRPr="00394EE4" w:rsidDel="001768C8">
                <w:rPr>
                  <w:rFonts w:ascii="David" w:hAnsi="David" w:cs="David"/>
                  <w:color w:val="FF0000"/>
                  <w:rtl/>
                  <w:rPrChange w:id="352" w:author="אורן  ציפורה שור" w:date="2019-12-04T18:00:00Z">
                    <w:rPr>
                      <w:rFonts w:ascii="David" w:hAnsi="David" w:cs="David"/>
                      <w:rtl/>
                    </w:rPr>
                  </w:rPrChange>
                </w:rPr>
                <w:delText>מאמר אחר</w:delText>
              </w:r>
            </w:del>
          </w:p>
        </w:tc>
      </w:tr>
    </w:tbl>
    <w:p w14:paraId="5EF440AE" w14:textId="77777777" w:rsidR="00BF51E4" w:rsidRPr="007B29AD" w:rsidDel="00394EE4" w:rsidRDefault="00BF51E4" w:rsidP="00BF51E4">
      <w:pPr>
        <w:pStyle w:val="ListParagraph"/>
        <w:bidi/>
        <w:rPr>
          <w:del w:id="353" w:author="אורן  ציפורה שור" w:date="2019-12-04T17:55:00Z"/>
          <w:rFonts w:ascii="David" w:hAnsi="David" w:cs="David"/>
        </w:rPr>
      </w:pPr>
    </w:p>
    <w:p w14:paraId="5B622B1A" w14:textId="77777777" w:rsidR="009065E5" w:rsidRPr="007B29AD" w:rsidDel="00394EE4" w:rsidRDefault="009065E5" w:rsidP="009065E5">
      <w:pPr>
        <w:pStyle w:val="ListParagraph"/>
        <w:bidi/>
        <w:rPr>
          <w:del w:id="354" w:author="אורן  ציפורה שור" w:date="2019-12-04T17:55:00Z"/>
          <w:rFonts w:ascii="David" w:hAnsi="David" w:cs="David"/>
        </w:rPr>
      </w:pPr>
    </w:p>
    <w:p w14:paraId="601C60C1" w14:textId="10A455DB" w:rsidR="009065E5" w:rsidRPr="007B29AD" w:rsidDel="00394EE4" w:rsidRDefault="009065E5" w:rsidP="00394EE4">
      <w:pPr>
        <w:rPr>
          <w:del w:id="355" w:author="אורן  ציפורה שור" w:date="2019-12-04T17:54:00Z"/>
          <w:rFonts w:ascii="David" w:hAnsi="David" w:cs="David"/>
        </w:rPr>
        <w:pPrChange w:id="356" w:author="אורן  ציפורה שור" w:date="2019-12-04T17:54:00Z">
          <w:pPr/>
        </w:pPrChange>
      </w:pPr>
      <w:del w:id="357" w:author="אורן  ציפורה שור" w:date="2019-12-04T17:55:00Z">
        <w:r w:rsidRPr="007B29AD" w:rsidDel="00394EE4">
          <w:rPr>
            <w:rFonts w:ascii="David" w:hAnsi="David" w:cs="David"/>
          </w:rPr>
          <w:br w:type="page"/>
        </w:r>
      </w:del>
    </w:p>
    <w:p w14:paraId="3BB8C3ED" w14:textId="48C7AF1E" w:rsidR="009065E5" w:rsidRPr="007B29AD" w:rsidDel="00394EE4" w:rsidRDefault="009065E5" w:rsidP="00394EE4">
      <w:pPr>
        <w:rPr>
          <w:del w:id="358" w:author="אורן  ציפורה שור" w:date="2019-12-04T17:54:00Z"/>
          <w:rFonts w:ascii="David" w:hAnsi="David" w:cs="David"/>
          <w:b/>
          <w:bCs/>
        </w:rPr>
        <w:pPrChange w:id="359" w:author="אורן  ציפורה שור" w:date="2019-12-04T17:54:00Z">
          <w:pPr>
            <w:pStyle w:val="ListParagraph"/>
            <w:numPr>
              <w:numId w:val="1"/>
            </w:numPr>
            <w:bidi/>
            <w:ind w:left="1080" w:hanging="360"/>
          </w:pPr>
        </w:pPrChange>
      </w:pPr>
      <w:del w:id="360" w:author="אורן  ציפורה שור" w:date="2019-12-04T17:54:00Z">
        <w:r w:rsidRPr="007B29AD" w:rsidDel="00394EE4">
          <w:rPr>
            <w:rFonts w:ascii="David" w:hAnsi="David" w:cs="David"/>
            <w:b/>
            <w:bCs/>
          </w:rPr>
          <w:delText>Mind maps</w:delText>
        </w:r>
        <w:r w:rsidRPr="007B29AD" w:rsidDel="00394EE4">
          <w:rPr>
            <w:rFonts w:ascii="David" w:hAnsi="David" w:cs="David"/>
            <w:b/>
            <w:bCs/>
            <w:rtl/>
          </w:rPr>
          <w:delText xml:space="preserve">: </w:delText>
        </w:r>
      </w:del>
    </w:p>
    <w:p w14:paraId="3A411F95" w14:textId="75FD842A" w:rsidR="00EB36AC" w:rsidRPr="007B29AD" w:rsidDel="00394EE4" w:rsidRDefault="00454B7F" w:rsidP="00394EE4">
      <w:pPr>
        <w:rPr>
          <w:del w:id="361" w:author="אורן  ציפורה שור" w:date="2019-12-04T17:54:00Z"/>
          <w:moveFrom w:id="362" w:author="אורן  ציפורה שור" w:date="2019-12-04T17:41:00Z"/>
          <w:rFonts w:ascii="David" w:hAnsi="David" w:cs="David"/>
          <w:b/>
          <w:bCs/>
        </w:rPr>
        <w:pPrChange w:id="363" w:author="אורן  ציפורה שור" w:date="2019-12-04T17:54:00Z">
          <w:pPr>
            <w:pStyle w:val="ListParagraph"/>
            <w:bidi/>
            <w:ind w:left="1080"/>
          </w:pPr>
        </w:pPrChange>
      </w:pPr>
      <w:del w:id="364" w:author="אורן  ציפורה שור" w:date="2019-12-04T17:54:00Z">
        <w:r w:rsidDel="00394EE4">
          <w:fldChar w:fldCharType="begin"/>
        </w:r>
        <w:r w:rsidDel="00394EE4">
          <w:delInstrText xml:space="preserve"> HYPERLINK "https://app.mindmapmaker.org/" \l "m:new" </w:delInstrText>
        </w:r>
        <w:r w:rsidDel="00394EE4">
          <w:fldChar w:fldCharType="separate"/>
        </w:r>
        <w:r w:rsidR="00EB36AC" w:rsidRPr="007B29AD" w:rsidDel="00394EE4">
          <w:rPr>
            <w:rStyle w:val="Hyperlink"/>
            <w:rFonts w:ascii="David" w:hAnsi="David" w:cs="David"/>
          </w:rPr>
          <w:delText>https://app.mindmapmaker.org/#m:new</w:delText>
        </w:r>
        <w:r w:rsidDel="00394EE4">
          <w:rPr>
            <w:rStyle w:val="Hyperlink"/>
            <w:rFonts w:ascii="David" w:hAnsi="David" w:cs="David"/>
          </w:rPr>
          <w:fldChar w:fldCharType="end"/>
        </w:r>
      </w:del>
      <w:moveFromRangeStart w:id="365" w:author="אורן  ציפורה שור" w:date="2019-12-04T17:41:00Z" w:name="move26373723"/>
    </w:p>
    <w:p w14:paraId="6F6571B7" w14:textId="150BEE59" w:rsidR="00E174D3" w:rsidRPr="007B29AD" w:rsidDel="00394EE4" w:rsidRDefault="00E174D3" w:rsidP="00394EE4">
      <w:pPr>
        <w:rPr>
          <w:del w:id="366" w:author="אורן  ציפורה שור" w:date="2019-12-04T17:54:00Z"/>
          <w:rFonts w:ascii="David" w:hAnsi="David" w:cs="David"/>
          <w:rtl/>
        </w:rPr>
        <w:pPrChange w:id="367" w:author="אורן  ציפורה שור" w:date="2019-12-04T17:54:00Z">
          <w:pPr>
            <w:pStyle w:val="ListParagraph"/>
            <w:bidi/>
          </w:pPr>
        </w:pPrChange>
      </w:pPr>
      <w:moveFrom w:id="368" w:author="אורן  ציפורה שור" w:date="2019-12-04T17:41:00Z">
        <w:del w:id="369" w:author="אורן  ציפורה שור" w:date="2019-12-04T17:54:00Z">
          <w:r w:rsidRPr="007B29AD" w:rsidDel="00394EE4">
            <w:rPr>
              <w:rFonts w:ascii="David" w:hAnsi="David" w:cs="David"/>
              <w:rtl/>
            </w:rPr>
            <w:delText>דיאגרמה לארגון מידע בצורה וויזואלית. הצגה היררכית של קשרים בין רכיבים המרכבים שלם מסוים, לרוב עוסקות בנושא אחד המופיע במרכז המפה. רעיונות משמעותיים מחוברים ישירות לרעיון המרכזי ורעיונות נוספים מחוברים אליהם.</w:delText>
          </w:r>
        </w:del>
      </w:moveFrom>
      <w:moveFromRangeEnd w:id="365"/>
    </w:p>
    <w:p w14:paraId="21C86A79" w14:textId="0006A7A6" w:rsidR="00E174D3" w:rsidRPr="007B29AD" w:rsidDel="00394EE4" w:rsidRDefault="00E174D3" w:rsidP="00394EE4">
      <w:pPr>
        <w:rPr>
          <w:del w:id="370" w:author="אורן  ציפורה שור" w:date="2019-12-04T17:54:00Z"/>
          <w:rFonts w:ascii="David" w:hAnsi="David" w:cs="David"/>
        </w:rPr>
        <w:pPrChange w:id="371" w:author="אורן  ציפורה שור" w:date="2019-12-04T17:54:00Z">
          <w:pPr>
            <w:pStyle w:val="ListParagraph"/>
            <w:bidi/>
          </w:pPr>
        </w:pPrChange>
      </w:pPr>
    </w:p>
    <w:p w14:paraId="20A97A80" w14:textId="1A5A368A" w:rsidR="009065E5" w:rsidRPr="007B29AD" w:rsidDel="00394EE4" w:rsidRDefault="009065E5" w:rsidP="00394EE4">
      <w:pPr>
        <w:rPr>
          <w:del w:id="372" w:author="אורן  ציפורה שור" w:date="2019-12-04T17:54:00Z"/>
          <w:rFonts w:ascii="David" w:hAnsi="David" w:cs="David"/>
          <w:rtl/>
        </w:rPr>
        <w:pPrChange w:id="373" w:author="אורן  ציפורה שור" w:date="2019-12-04T17:54:00Z">
          <w:pPr>
            <w:pStyle w:val="ListParagraph"/>
            <w:bidi/>
          </w:pPr>
        </w:pPrChange>
      </w:pPr>
    </w:p>
    <w:p w14:paraId="20CD5279" w14:textId="11EB1E8F" w:rsidR="00E174D3" w:rsidRPr="007B29AD" w:rsidDel="00394EE4" w:rsidRDefault="00E174D3" w:rsidP="00394EE4">
      <w:pPr>
        <w:rPr>
          <w:del w:id="374" w:author="אורן  ציפורה שור" w:date="2019-12-04T17:54:00Z"/>
          <w:rFonts w:ascii="David" w:hAnsi="David" w:cs="David"/>
        </w:rPr>
        <w:pPrChange w:id="375" w:author="אורן  ציפורה שור" w:date="2019-12-04T17:54:00Z">
          <w:pPr>
            <w:pStyle w:val="ListParagraph"/>
            <w:bidi/>
          </w:pPr>
        </w:pPrChange>
      </w:pPr>
      <w:del w:id="376" w:author="אורן  ציפורה שור" w:date="2019-12-04T17:54:00Z">
        <w:r w:rsidRPr="007B29AD" w:rsidDel="00394EE4">
          <w:rPr>
            <w:rFonts w:ascii="David" w:hAnsi="David" w:cs="David"/>
          </w:rPr>
          <w:br/>
        </w:r>
      </w:del>
    </w:p>
    <w:p w14:paraId="7FE1BADA" w14:textId="77777777" w:rsidR="00E174D3" w:rsidRPr="007B29AD" w:rsidDel="00394EE4" w:rsidRDefault="00E174D3" w:rsidP="00E174D3">
      <w:pPr>
        <w:pStyle w:val="ListParagraph"/>
        <w:bidi/>
        <w:rPr>
          <w:del w:id="377" w:author="אורן  ציפורה שור" w:date="2019-12-04T17:54:00Z"/>
          <w:rFonts w:ascii="David" w:hAnsi="David" w:cs="David"/>
        </w:rPr>
      </w:pPr>
    </w:p>
    <w:p w14:paraId="11CA47AA" w14:textId="77777777" w:rsidR="00E174D3" w:rsidRPr="007B29AD" w:rsidDel="00394EE4" w:rsidRDefault="00E174D3" w:rsidP="00E174D3">
      <w:pPr>
        <w:pStyle w:val="ListParagraph"/>
        <w:bidi/>
        <w:rPr>
          <w:del w:id="378" w:author="אורן  ציפורה שור" w:date="2019-12-04T17:54:00Z"/>
          <w:rFonts w:ascii="David" w:hAnsi="David" w:cs="David"/>
        </w:rPr>
      </w:pPr>
    </w:p>
    <w:p w14:paraId="182C1203" w14:textId="77777777" w:rsidR="00E174D3" w:rsidRPr="007B29AD" w:rsidDel="00394EE4" w:rsidRDefault="00E174D3" w:rsidP="00E174D3">
      <w:pPr>
        <w:pStyle w:val="ListParagraph"/>
        <w:bidi/>
        <w:rPr>
          <w:del w:id="379" w:author="אורן  ציפורה שור" w:date="2019-12-04T17:54:00Z"/>
          <w:rFonts w:ascii="David" w:hAnsi="David" w:cs="David"/>
        </w:rPr>
      </w:pPr>
    </w:p>
    <w:p w14:paraId="6DBBBAFA" w14:textId="77777777" w:rsidR="00E174D3" w:rsidRPr="007B29AD" w:rsidDel="00394EE4" w:rsidRDefault="00E174D3" w:rsidP="00E174D3">
      <w:pPr>
        <w:pStyle w:val="ListParagraph"/>
        <w:bidi/>
        <w:rPr>
          <w:del w:id="380" w:author="אורן  ציפורה שור" w:date="2019-12-04T17:54:00Z"/>
          <w:rFonts w:ascii="David" w:hAnsi="David" w:cs="David"/>
        </w:rPr>
      </w:pPr>
    </w:p>
    <w:p w14:paraId="56010A5F" w14:textId="77777777" w:rsidR="00E174D3" w:rsidRPr="007B29AD" w:rsidDel="00394EE4" w:rsidRDefault="00E174D3" w:rsidP="00E174D3">
      <w:pPr>
        <w:pStyle w:val="ListParagraph"/>
        <w:bidi/>
        <w:rPr>
          <w:del w:id="381" w:author="אורן  ציפורה שור" w:date="2019-12-04T17:54:00Z"/>
          <w:rFonts w:ascii="David" w:hAnsi="David" w:cs="David"/>
        </w:rPr>
      </w:pPr>
    </w:p>
    <w:p w14:paraId="00F7BA9A" w14:textId="77777777" w:rsidR="00E174D3" w:rsidRPr="007B29AD" w:rsidDel="00394EE4" w:rsidRDefault="00E174D3" w:rsidP="00E174D3">
      <w:pPr>
        <w:pStyle w:val="ListParagraph"/>
        <w:bidi/>
        <w:rPr>
          <w:del w:id="382" w:author="אורן  ציפורה שור" w:date="2019-12-04T17:54:00Z"/>
          <w:rFonts w:ascii="David" w:hAnsi="David" w:cs="David"/>
        </w:rPr>
      </w:pPr>
    </w:p>
    <w:p w14:paraId="3ABE627D" w14:textId="52C7DFF3" w:rsidR="00E174D3" w:rsidRPr="00394EE4" w:rsidDel="00394EE4" w:rsidRDefault="00E174D3" w:rsidP="00394EE4">
      <w:pPr>
        <w:rPr>
          <w:del w:id="383" w:author="אורן  ציפורה שור" w:date="2019-12-04T17:54:00Z"/>
          <w:rFonts w:ascii="David" w:hAnsi="David" w:cs="David"/>
          <w:rPrChange w:id="384" w:author="אורן  ציפורה שור" w:date="2019-12-04T17:54:00Z">
            <w:rPr>
              <w:del w:id="385" w:author="אורן  ציפורה שור" w:date="2019-12-04T17:54:00Z"/>
            </w:rPr>
          </w:rPrChange>
        </w:rPr>
        <w:pPrChange w:id="386" w:author="אורן  ציפורה שור" w:date="2019-12-04T17:54:00Z">
          <w:pPr>
            <w:pStyle w:val="ListParagraph"/>
            <w:bidi/>
          </w:pPr>
        </w:pPrChange>
      </w:pPr>
    </w:p>
    <w:p w14:paraId="34D52643" w14:textId="58E756A0" w:rsidR="00E174D3" w:rsidRPr="007B29AD" w:rsidDel="00394EE4" w:rsidRDefault="00E174D3" w:rsidP="00E174D3">
      <w:pPr>
        <w:pStyle w:val="ListParagraph"/>
        <w:bidi/>
        <w:rPr>
          <w:del w:id="387" w:author="אורן  ציפורה שור" w:date="2019-12-04T17:54:00Z"/>
          <w:rFonts w:ascii="David" w:hAnsi="David" w:cs="David"/>
        </w:rPr>
      </w:pPr>
    </w:p>
    <w:p w14:paraId="702996E7" w14:textId="3DF320CD" w:rsidR="00E174D3" w:rsidDel="00394EE4" w:rsidRDefault="00E174D3" w:rsidP="00E174D3">
      <w:pPr>
        <w:pStyle w:val="ListParagraph"/>
        <w:bidi/>
        <w:rPr>
          <w:del w:id="388" w:author="אורן  ציפורה שור" w:date="2019-12-04T17:54:00Z"/>
          <w:rFonts w:ascii="David" w:hAnsi="David" w:cs="David"/>
          <w:rtl/>
        </w:rPr>
      </w:pPr>
    </w:p>
    <w:p w14:paraId="068F0F76" w14:textId="333E28CC" w:rsidR="00853346" w:rsidDel="00394EE4" w:rsidRDefault="00853346" w:rsidP="00853346">
      <w:pPr>
        <w:pStyle w:val="ListParagraph"/>
        <w:bidi/>
        <w:rPr>
          <w:del w:id="389" w:author="אורן  ציפורה שור" w:date="2019-12-04T17:54:00Z"/>
          <w:rFonts w:ascii="David" w:hAnsi="David" w:cs="David"/>
          <w:rtl/>
        </w:rPr>
      </w:pPr>
    </w:p>
    <w:p w14:paraId="3950D8F1" w14:textId="0B7E5BD9" w:rsidR="00853346" w:rsidRPr="00394EE4" w:rsidDel="00394EE4" w:rsidRDefault="00853346" w:rsidP="00394EE4">
      <w:pPr>
        <w:bidi/>
        <w:rPr>
          <w:del w:id="390" w:author="אורן  ציפורה שור" w:date="2019-12-04T17:55:00Z"/>
          <w:rFonts w:ascii="David" w:hAnsi="David" w:cs="David"/>
          <w:rtl/>
          <w:rPrChange w:id="391" w:author="אורן  ציפורה שור" w:date="2019-12-04T17:54:00Z">
            <w:rPr>
              <w:del w:id="392" w:author="אורן  ציפורה שור" w:date="2019-12-04T17:55:00Z"/>
              <w:rtl/>
            </w:rPr>
          </w:rPrChange>
        </w:rPr>
        <w:pPrChange w:id="393" w:author="אורן  ציפורה שור" w:date="2019-12-04T17:54:00Z">
          <w:pPr>
            <w:pStyle w:val="ListParagraph"/>
            <w:bidi/>
          </w:pPr>
        </w:pPrChange>
      </w:pPr>
    </w:p>
    <w:p w14:paraId="6D9F5C6E" w14:textId="374151FB" w:rsidR="00853346" w:rsidRPr="007B29AD" w:rsidDel="001768C8" w:rsidRDefault="00853346" w:rsidP="00394EE4">
      <w:pPr>
        <w:bidi/>
        <w:ind w:firstLine="720"/>
        <w:rPr>
          <w:del w:id="394" w:author="אורן  ציפורה שור" w:date="2019-12-04T18:13:00Z"/>
          <w:rFonts w:ascii="David" w:hAnsi="David" w:cs="David"/>
        </w:rPr>
        <w:pPrChange w:id="395" w:author="אורן  ציפורה שור" w:date="2019-12-04T17:55:00Z">
          <w:pPr>
            <w:bidi/>
            <w:ind w:firstLine="720"/>
          </w:pPr>
        </w:pPrChange>
      </w:pPr>
      <w:del w:id="396" w:author="אורן  ציפורה שור" w:date="2019-12-04T17:55:00Z">
        <w:r w:rsidRPr="007B29AD" w:rsidDel="00394EE4">
          <w:rPr>
            <w:rFonts w:ascii="David" w:hAnsi="David" w:cs="David"/>
            <w:rtl/>
          </w:rPr>
          <w:delText xml:space="preserve">ההבדלים בין </w:delText>
        </w:r>
        <w:r w:rsidRPr="007B29AD" w:rsidDel="00394EE4">
          <w:rPr>
            <w:rFonts w:ascii="David" w:hAnsi="David" w:cs="David"/>
          </w:rPr>
          <w:delText>ScholOnto ontology</w:delText>
        </w:r>
        <w:r w:rsidRPr="007B29AD" w:rsidDel="00394EE4">
          <w:rPr>
            <w:rFonts w:ascii="David" w:hAnsi="David" w:cs="David"/>
            <w:rtl/>
          </w:rPr>
          <w:delText xml:space="preserve"> למערכת שלנו המבוססת על מפות </w:delText>
        </w:r>
        <w:r w:rsidRPr="007B29AD" w:rsidDel="00394EE4">
          <w:rPr>
            <w:rFonts w:ascii="David" w:hAnsi="David" w:cs="David"/>
          </w:rPr>
          <w:delText>ME</w:delText>
        </w:r>
        <w:r w:rsidRPr="007B29AD" w:rsidDel="00394EE4">
          <w:rPr>
            <w:rFonts w:ascii="David" w:hAnsi="David" w:cs="David"/>
            <w:rtl/>
          </w:rPr>
          <w:delText>:</w:delText>
        </w:r>
      </w:del>
    </w:p>
    <w:tbl>
      <w:tblPr>
        <w:tblStyle w:val="TableGrid"/>
        <w:bidiVisual/>
        <w:tblW w:w="0" w:type="auto"/>
        <w:tblInd w:w="720" w:type="dxa"/>
        <w:tblLook w:val="04A0" w:firstRow="1" w:lastRow="0" w:firstColumn="1" w:lastColumn="0" w:noHBand="0" w:noVBand="1"/>
      </w:tblPr>
      <w:tblGrid>
        <w:gridCol w:w="5024"/>
        <w:gridCol w:w="5046"/>
      </w:tblGrid>
      <w:tr w:rsidR="00E174D3" w:rsidRPr="007B29AD" w:rsidDel="001768C8" w14:paraId="46542520" w14:textId="13D77E37" w:rsidTr="00655BF3">
        <w:trPr>
          <w:del w:id="397" w:author="אורן  ציפורה שור" w:date="2019-12-04T18:13:00Z"/>
        </w:trPr>
        <w:tc>
          <w:tcPr>
            <w:tcW w:w="5395" w:type="dxa"/>
          </w:tcPr>
          <w:p w14:paraId="15A9E1B9" w14:textId="02C0FBC3" w:rsidR="00E174D3" w:rsidRPr="007B29AD" w:rsidDel="001768C8" w:rsidRDefault="00E174D3" w:rsidP="00E174D3">
            <w:pPr>
              <w:pStyle w:val="ListParagraph"/>
              <w:bidi/>
              <w:ind w:left="0"/>
              <w:jc w:val="center"/>
              <w:rPr>
                <w:del w:id="398" w:author="אורן  ציפורה שור" w:date="2019-12-04T18:13:00Z"/>
                <w:rFonts w:ascii="David" w:hAnsi="David" w:cs="David"/>
                <w:b/>
                <w:bCs/>
              </w:rPr>
            </w:pPr>
            <w:del w:id="399" w:author="אורן  ציפורה שור" w:date="2019-12-04T18:13:00Z">
              <w:r w:rsidRPr="007B29AD" w:rsidDel="001768C8">
                <w:rPr>
                  <w:rFonts w:ascii="David" w:hAnsi="David" w:cs="David"/>
                  <w:b/>
                  <w:bCs/>
                </w:rPr>
                <w:delText>Mind maps</w:delText>
              </w:r>
            </w:del>
          </w:p>
        </w:tc>
        <w:tc>
          <w:tcPr>
            <w:tcW w:w="5395" w:type="dxa"/>
          </w:tcPr>
          <w:p w14:paraId="31453021" w14:textId="1B57D6C8" w:rsidR="00E174D3" w:rsidRPr="007B29AD" w:rsidDel="001768C8" w:rsidRDefault="00E174D3" w:rsidP="00E174D3">
            <w:pPr>
              <w:pStyle w:val="ListParagraph"/>
              <w:bidi/>
              <w:ind w:left="0"/>
              <w:jc w:val="center"/>
              <w:rPr>
                <w:del w:id="400" w:author="אורן  ציפורה שור" w:date="2019-12-04T18:13:00Z"/>
                <w:rFonts w:ascii="David" w:hAnsi="David" w:cs="David"/>
                <w:b/>
                <w:bCs/>
                <w:rtl/>
              </w:rPr>
            </w:pPr>
            <w:del w:id="401" w:author="אורן  ציפורה שור" w:date="2019-12-04T18:13:00Z">
              <w:r w:rsidRPr="007B29AD" w:rsidDel="001768C8">
                <w:rPr>
                  <w:rFonts w:ascii="David" w:hAnsi="David" w:cs="David"/>
                  <w:b/>
                  <w:bCs/>
                </w:rPr>
                <w:delText>ME maps</w:delText>
              </w:r>
            </w:del>
          </w:p>
        </w:tc>
      </w:tr>
      <w:tr w:rsidR="00E174D3" w:rsidRPr="007B29AD" w:rsidDel="001768C8" w14:paraId="5CF9194D" w14:textId="0BCB2768" w:rsidTr="00655BF3">
        <w:trPr>
          <w:del w:id="402" w:author="אורן  ציפורה שור" w:date="2019-12-04T18:13:00Z"/>
        </w:trPr>
        <w:tc>
          <w:tcPr>
            <w:tcW w:w="5395" w:type="dxa"/>
          </w:tcPr>
          <w:p w14:paraId="25210CE0" w14:textId="74871958" w:rsidR="00E174D3" w:rsidRPr="00394EE4" w:rsidDel="001768C8" w:rsidRDefault="00E174D3" w:rsidP="00E174D3">
            <w:pPr>
              <w:pStyle w:val="ListParagraph"/>
              <w:bidi/>
              <w:ind w:left="0"/>
              <w:rPr>
                <w:del w:id="403" w:author="אורן  ציפורה שור" w:date="2019-12-04T18:13:00Z"/>
                <w:rFonts w:ascii="David" w:hAnsi="David" w:cs="David"/>
                <w:color w:val="FF0000"/>
                <w:rtl/>
                <w:rPrChange w:id="404" w:author="אורן  ציפורה שור" w:date="2019-12-04T18:00:00Z">
                  <w:rPr>
                    <w:del w:id="405" w:author="אורן  ציפורה שור" w:date="2019-12-04T18:13:00Z"/>
                    <w:rFonts w:ascii="David" w:hAnsi="David" w:cs="David"/>
                    <w:rtl/>
                  </w:rPr>
                </w:rPrChange>
              </w:rPr>
            </w:pPr>
            <w:del w:id="406" w:author="אורן  ציפורה שור" w:date="2019-12-04T18:13:00Z">
              <w:r w:rsidRPr="00394EE4" w:rsidDel="001768C8">
                <w:rPr>
                  <w:rFonts w:ascii="David" w:hAnsi="David" w:cs="David"/>
                  <w:color w:val="FF0000"/>
                  <w:rtl/>
                  <w:rPrChange w:id="407" w:author="אורן  ציפורה שור" w:date="2019-12-04T18:00:00Z">
                    <w:rPr>
                      <w:rFonts w:ascii="David" w:hAnsi="David" w:cs="David"/>
                      <w:rtl/>
                    </w:rPr>
                  </w:rPrChange>
                </w:rPr>
                <w:delText>המפה משמשת להרח</w:delText>
              </w:r>
              <w:r w:rsidR="007F20CF" w:rsidRPr="00394EE4" w:rsidDel="001768C8">
                <w:rPr>
                  <w:rFonts w:ascii="David" w:hAnsi="David" w:cs="David"/>
                  <w:color w:val="FF0000"/>
                  <w:rtl/>
                  <w:rPrChange w:id="408" w:author="אורן  ציפורה שור" w:date="2019-12-04T18:00:00Z">
                    <w:rPr>
                      <w:rFonts w:ascii="David" w:hAnsi="David" w:cs="David"/>
                      <w:rtl/>
                    </w:rPr>
                  </w:rPrChange>
                </w:rPr>
                <w:delText>ב</w:delText>
              </w:r>
              <w:r w:rsidRPr="00394EE4" w:rsidDel="001768C8">
                <w:rPr>
                  <w:rFonts w:ascii="David" w:hAnsi="David" w:cs="David"/>
                  <w:color w:val="FF0000"/>
                  <w:rtl/>
                  <w:rPrChange w:id="409" w:author="אורן  ציפורה שור" w:date="2019-12-04T18:00:00Z">
                    <w:rPr>
                      <w:rFonts w:ascii="David" w:hAnsi="David" w:cs="David"/>
                      <w:rtl/>
                    </w:rPr>
                  </w:rPrChange>
                </w:rPr>
                <w:delText>ת הידע על נושא מסוים</w:delText>
              </w:r>
            </w:del>
          </w:p>
        </w:tc>
        <w:tc>
          <w:tcPr>
            <w:tcW w:w="5395" w:type="dxa"/>
          </w:tcPr>
          <w:p w14:paraId="7FF7B574" w14:textId="377B2F1C" w:rsidR="00E174D3" w:rsidRPr="00394EE4" w:rsidDel="001768C8" w:rsidRDefault="007F20CF" w:rsidP="00E174D3">
            <w:pPr>
              <w:pStyle w:val="ListParagraph"/>
              <w:bidi/>
              <w:ind w:left="0"/>
              <w:rPr>
                <w:del w:id="410" w:author="אורן  ציפורה שור" w:date="2019-12-04T18:13:00Z"/>
                <w:rFonts w:ascii="David" w:hAnsi="David" w:cs="David"/>
                <w:color w:val="FF0000"/>
                <w:rtl/>
                <w:rPrChange w:id="411" w:author="אורן  ציפורה שור" w:date="2019-12-04T18:00:00Z">
                  <w:rPr>
                    <w:del w:id="412" w:author="אורן  ציפורה שור" w:date="2019-12-04T18:13:00Z"/>
                    <w:rFonts w:ascii="David" w:hAnsi="David" w:cs="David"/>
                    <w:rtl/>
                  </w:rPr>
                </w:rPrChange>
              </w:rPr>
            </w:pPr>
            <w:del w:id="413" w:author="אורן  ציפורה שור" w:date="2019-12-04T18:13:00Z">
              <w:r w:rsidRPr="00394EE4" w:rsidDel="001768C8">
                <w:rPr>
                  <w:rFonts w:ascii="David" w:hAnsi="David" w:cs="David"/>
                  <w:color w:val="FF0000"/>
                  <w:rtl/>
                  <w:rPrChange w:id="414" w:author="אורן  ציפורה שור" w:date="2019-12-04T18:00:00Z">
                    <w:rPr>
                      <w:rFonts w:ascii="David" w:hAnsi="David" w:cs="David"/>
                      <w:rtl/>
                    </w:rPr>
                  </w:rPrChange>
                </w:rPr>
                <w:delText>המפה משמשת למציאת פתרון לבעיה מסוימת</w:delText>
              </w:r>
            </w:del>
          </w:p>
        </w:tc>
      </w:tr>
      <w:tr w:rsidR="00E174D3" w:rsidRPr="007B29AD" w:rsidDel="001768C8" w14:paraId="40841B0A" w14:textId="357E90D7" w:rsidTr="00655BF3">
        <w:trPr>
          <w:del w:id="415" w:author="אורן  ציפורה שור" w:date="2019-12-04T18:13:00Z"/>
        </w:trPr>
        <w:tc>
          <w:tcPr>
            <w:tcW w:w="5395" w:type="dxa"/>
          </w:tcPr>
          <w:p w14:paraId="5B4C8A0B" w14:textId="7F4070FB" w:rsidR="00E174D3" w:rsidRPr="00394EE4" w:rsidDel="001768C8" w:rsidRDefault="007F20CF" w:rsidP="00E174D3">
            <w:pPr>
              <w:pStyle w:val="ListParagraph"/>
              <w:bidi/>
              <w:ind w:left="0"/>
              <w:rPr>
                <w:del w:id="416" w:author="אורן  ציפורה שור" w:date="2019-12-04T18:13:00Z"/>
                <w:rFonts w:ascii="David" w:hAnsi="David" w:cs="David"/>
                <w:color w:val="FF0000"/>
                <w:rtl/>
                <w:rPrChange w:id="417" w:author="אורן  ציפורה שור" w:date="2019-12-04T17:57:00Z">
                  <w:rPr>
                    <w:del w:id="418" w:author="אורן  ציפורה שור" w:date="2019-12-04T18:13:00Z"/>
                    <w:rFonts w:ascii="David" w:hAnsi="David" w:cs="David"/>
                    <w:rtl/>
                  </w:rPr>
                </w:rPrChange>
              </w:rPr>
            </w:pPr>
            <w:del w:id="419" w:author="אורן  ציפורה שור" w:date="2019-12-04T18:13:00Z">
              <w:r w:rsidRPr="00394EE4" w:rsidDel="001768C8">
                <w:rPr>
                  <w:rFonts w:ascii="David" w:hAnsi="David" w:cs="David"/>
                  <w:color w:val="FF0000"/>
                  <w:rtl/>
                  <w:rPrChange w:id="420" w:author="אורן  ציפורה שור" w:date="2019-12-04T17:57:00Z">
                    <w:rPr>
                      <w:rFonts w:ascii="David" w:hAnsi="David" w:cs="David"/>
                      <w:rtl/>
                    </w:rPr>
                  </w:rPrChange>
                </w:rPr>
                <w:delText>כלי ויזואלי בלבד, אין אפשרות לקישור למקורות ידע נוספים</w:delText>
              </w:r>
            </w:del>
          </w:p>
        </w:tc>
        <w:tc>
          <w:tcPr>
            <w:tcW w:w="5395" w:type="dxa"/>
          </w:tcPr>
          <w:p w14:paraId="2258B77E" w14:textId="76F5244D" w:rsidR="00E174D3" w:rsidRPr="007B29AD" w:rsidDel="001768C8" w:rsidRDefault="007F20CF" w:rsidP="00E174D3">
            <w:pPr>
              <w:pStyle w:val="ListParagraph"/>
              <w:bidi/>
              <w:ind w:left="0"/>
              <w:rPr>
                <w:del w:id="421" w:author="אורן  ציפורה שור" w:date="2019-12-04T18:13:00Z"/>
                <w:rFonts w:ascii="David" w:hAnsi="David" w:cs="David"/>
                <w:rtl/>
              </w:rPr>
            </w:pPr>
            <w:del w:id="422" w:author="אורן  ציפורה שור" w:date="2019-12-04T18:13:00Z">
              <w:r w:rsidRPr="00394EE4" w:rsidDel="001768C8">
                <w:rPr>
                  <w:rFonts w:ascii="David" w:hAnsi="David" w:cs="David"/>
                  <w:color w:val="FF0000"/>
                  <w:rtl/>
                  <w:rPrChange w:id="423" w:author="אורן  ציפורה שור" w:date="2019-12-04T17:58:00Z">
                    <w:rPr>
                      <w:rFonts w:ascii="David" w:hAnsi="David" w:cs="David"/>
                      <w:rtl/>
                    </w:rPr>
                  </w:rPrChange>
                </w:rPr>
                <w:delText>כל אלמנט במפה ניתן לקישור למאמרים/ דפי מידע נוספים</w:delText>
              </w:r>
            </w:del>
          </w:p>
        </w:tc>
      </w:tr>
      <w:tr w:rsidR="00E174D3" w:rsidRPr="007B29AD" w:rsidDel="001768C8" w14:paraId="0520AA0D" w14:textId="00E29B5A" w:rsidTr="00655BF3">
        <w:trPr>
          <w:del w:id="424" w:author="אורן  ציפורה שור" w:date="2019-12-04T18:13:00Z"/>
        </w:trPr>
        <w:tc>
          <w:tcPr>
            <w:tcW w:w="5395" w:type="dxa"/>
          </w:tcPr>
          <w:p w14:paraId="270E264D" w14:textId="08A6368B" w:rsidR="00E174D3" w:rsidRPr="007B29AD" w:rsidDel="001768C8" w:rsidRDefault="007F20CF" w:rsidP="00E174D3">
            <w:pPr>
              <w:pStyle w:val="ListParagraph"/>
              <w:bidi/>
              <w:ind w:left="0"/>
              <w:rPr>
                <w:del w:id="425" w:author="אורן  ציפורה שור" w:date="2019-12-04T18:13:00Z"/>
                <w:rFonts w:ascii="David" w:hAnsi="David" w:cs="David"/>
                <w:rtl/>
              </w:rPr>
            </w:pPr>
            <w:del w:id="426" w:author="אורן  ציפורה שור" w:date="2019-12-04T18:13:00Z">
              <w:r w:rsidRPr="007B29AD" w:rsidDel="001768C8">
                <w:rPr>
                  <w:rFonts w:ascii="David" w:hAnsi="David" w:cs="David"/>
                  <w:rtl/>
                </w:rPr>
                <w:delText>בכל מפה מוצג רעיון אחד מרכזי ואליו מקושרים רעיונות משנה</w:delText>
              </w:r>
            </w:del>
          </w:p>
        </w:tc>
        <w:tc>
          <w:tcPr>
            <w:tcW w:w="5395" w:type="dxa"/>
          </w:tcPr>
          <w:p w14:paraId="64E01F61" w14:textId="39DD7BC9" w:rsidR="00E174D3" w:rsidRPr="007B29AD" w:rsidDel="001768C8" w:rsidRDefault="007F20CF" w:rsidP="00E174D3">
            <w:pPr>
              <w:pStyle w:val="ListParagraph"/>
              <w:bidi/>
              <w:ind w:left="0"/>
              <w:rPr>
                <w:del w:id="427" w:author="אורן  ציפורה שור" w:date="2019-12-04T18:13:00Z"/>
                <w:rFonts w:ascii="David" w:hAnsi="David" w:cs="David"/>
                <w:rtl/>
              </w:rPr>
            </w:pPr>
            <w:del w:id="428" w:author="אורן  ציפורה שור" w:date="2019-12-04T18:13:00Z">
              <w:r w:rsidRPr="007B29AD" w:rsidDel="001768C8">
                <w:rPr>
                  <w:rFonts w:ascii="David" w:hAnsi="David" w:cs="David"/>
                  <w:rtl/>
                </w:rPr>
                <w:delText xml:space="preserve">כל </w:delText>
              </w:r>
              <w:r w:rsidRPr="007B29AD" w:rsidDel="001768C8">
                <w:rPr>
                  <w:rFonts w:ascii="David" w:hAnsi="David" w:cs="David"/>
                </w:rPr>
                <w:delText>task</w:delText>
              </w:r>
              <w:r w:rsidRPr="007B29AD" w:rsidDel="001768C8">
                <w:rPr>
                  <w:rFonts w:ascii="David" w:hAnsi="David" w:cs="David"/>
                  <w:rtl/>
                </w:rPr>
                <w:delText xml:space="preserve"> מהווה מטרה/משימה שיש לבצע ובכך יכולים להיות כמה </w:delText>
              </w:r>
              <w:r w:rsidRPr="007B29AD" w:rsidDel="001768C8">
                <w:rPr>
                  <w:rFonts w:ascii="David" w:hAnsi="David" w:cs="David"/>
                </w:rPr>
                <w:delText>tasks</w:delText>
              </w:r>
              <w:r w:rsidRPr="007B29AD" w:rsidDel="001768C8">
                <w:rPr>
                  <w:rFonts w:ascii="David" w:hAnsi="David" w:cs="David"/>
                  <w:rtl/>
                </w:rPr>
                <w:delText xml:space="preserve"> במפה המתארים מטרות שונות</w:delText>
              </w:r>
            </w:del>
          </w:p>
        </w:tc>
      </w:tr>
      <w:tr w:rsidR="00E174D3" w:rsidRPr="007B29AD" w:rsidDel="001768C8" w14:paraId="72D8B4BC" w14:textId="3D17E88C" w:rsidTr="00655BF3">
        <w:trPr>
          <w:del w:id="429" w:author="אורן  ציפורה שור" w:date="2019-12-04T18:13:00Z"/>
        </w:trPr>
        <w:tc>
          <w:tcPr>
            <w:tcW w:w="5395" w:type="dxa"/>
          </w:tcPr>
          <w:p w14:paraId="51287815" w14:textId="04C968C5" w:rsidR="00E174D3" w:rsidRPr="007B29AD" w:rsidDel="001768C8" w:rsidRDefault="007F20CF" w:rsidP="00D01E93">
            <w:pPr>
              <w:pStyle w:val="ListParagraph"/>
              <w:bidi/>
              <w:ind w:left="0"/>
              <w:rPr>
                <w:del w:id="430" w:author="אורן  ציפורה שור" w:date="2019-12-04T18:13:00Z"/>
                <w:rFonts w:ascii="David" w:hAnsi="David" w:cs="David"/>
                <w:rtl/>
              </w:rPr>
            </w:pPr>
            <w:del w:id="431" w:author="אורן  ציפורה שור" w:date="2019-12-04T18:13:00Z">
              <w:r w:rsidRPr="007B29AD" w:rsidDel="001768C8">
                <w:rPr>
                  <w:rFonts w:ascii="David" w:hAnsi="David" w:cs="David"/>
                  <w:rtl/>
                </w:rPr>
                <w:delText>אין מודל</w:delText>
              </w:r>
              <w:r w:rsidR="00D01E93" w:rsidRPr="007B29AD" w:rsidDel="001768C8">
                <w:rPr>
                  <w:rFonts w:ascii="David" w:hAnsi="David" w:cs="David"/>
                  <w:rtl/>
                </w:rPr>
                <w:delText xml:space="preserve"> מוגדר</w:delText>
              </w:r>
              <w:r w:rsidRPr="007B29AD" w:rsidDel="001768C8">
                <w:rPr>
                  <w:rFonts w:ascii="David" w:hAnsi="David" w:cs="David"/>
                  <w:rtl/>
                </w:rPr>
                <w:delText xml:space="preserve"> </w:delText>
              </w:r>
              <w:r w:rsidR="00655BF3" w:rsidRPr="007B29AD" w:rsidDel="001768C8">
                <w:rPr>
                  <w:rFonts w:ascii="David" w:hAnsi="David" w:cs="David"/>
                  <w:rtl/>
                </w:rPr>
                <w:delText xml:space="preserve">ועל כן </w:delText>
              </w:r>
              <w:r w:rsidR="00D01E93" w:rsidRPr="007B29AD" w:rsidDel="001768C8">
                <w:rPr>
                  <w:rFonts w:ascii="David" w:hAnsi="David" w:cs="David"/>
                  <w:rtl/>
                </w:rPr>
                <w:delText>כל האלמנטים במפה מסוג אחד ומתארים קשר היררכי בלבד</w:delText>
              </w:r>
            </w:del>
          </w:p>
        </w:tc>
        <w:tc>
          <w:tcPr>
            <w:tcW w:w="5395" w:type="dxa"/>
          </w:tcPr>
          <w:p w14:paraId="1893A2C9" w14:textId="5A02EBAB" w:rsidR="00E174D3" w:rsidRPr="007B29AD" w:rsidDel="001768C8" w:rsidRDefault="007F20CF" w:rsidP="00E174D3">
            <w:pPr>
              <w:pStyle w:val="ListParagraph"/>
              <w:bidi/>
              <w:ind w:left="0"/>
              <w:rPr>
                <w:del w:id="432" w:author="אורן  ציפורה שור" w:date="2019-12-04T18:13:00Z"/>
                <w:rFonts w:ascii="David" w:hAnsi="David" w:cs="David"/>
                <w:rtl/>
              </w:rPr>
            </w:pPr>
            <w:del w:id="433" w:author="אורן  ציפורה שור" w:date="2019-12-04T18:13:00Z">
              <w:r w:rsidRPr="007B29AD" w:rsidDel="001768C8">
                <w:rPr>
                  <w:rFonts w:ascii="David" w:hAnsi="David" w:cs="David"/>
                  <w:rtl/>
                </w:rPr>
                <w:delText>ישנו מודל מוגדר ופורמלי</w:delText>
              </w:r>
              <w:r w:rsidR="00655BF3" w:rsidRPr="007B29AD" w:rsidDel="001768C8">
                <w:rPr>
                  <w:rFonts w:ascii="David" w:hAnsi="David" w:cs="David"/>
                  <w:rtl/>
                </w:rPr>
                <w:delText>, בו ישנם</w:delText>
              </w:r>
              <w:r w:rsidR="00D01E93" w:rsidRPr="007B29AD" w:rsidDel="001768C8">
                <w:rPr>
                  <w:rFonts w:ascii="David" w:hAnsi="David" w:cs="David"/>
                  <w:rtl/>
                </w:rPr>
                <w:delText xml:space="preserve"> אלמנטים מסוגים שונים המגדירים את הקשרים השונים בין הרעיונות</w:delText>
              </w:r>
            </w:del>
          </w:p>
        </w:tc>
      </w:tr>
    </w:tbl>
    <w:p w14:paraId="7E9A8794" w14:textId="59410C23" w:rsidR="00E174D3" w:rsidDel="001768C8" w:rsidRDefault="00E174D3" w:rsidP="007F20CF">
      <w:pPr>
        <w:bidi/>
        <w:rPr>
          <w:ins w:id="434" w:author="Arnon Sturm" w:date="2019-12-03T19:24:00Z"/>
          <w:del w:id="435" w:author="אורן  ציפורה שור" w:date="2019-12-04T18:13:00Z"/>
          <w:rFonts w:ascii="David" w:hAnsi="David" w:cs="David"/>
          <w:rtl/>
        </w:rPr>
      </w:pPr>
    </w:p>
    <w:p w14:paraId="09503F91" w14:textId="2F7B8D48" w:rsidR="00B53348" w:rsidDel="001768C8" w:rsidRDefault="00B53348" w:rsidP="00B53348">
      <w:pPr>
        <w:bidi/>
        <w:rPr>
          <w:ins w:id="436" w:author="Arnon Sturm" w:date="2019-12-03T19:24:00Z"/>
          <w:del w:id="437" w:author="אורן  ציפורה שור" w:date="2019-12-04T18:13:00Z"/>
          <w:rFonts w:ascii="David" w:hAnsi="David" w:cs="David"/>
          <w:rtl/>
        </w:rPr>
      </w:pPr>
    </w:p>
    <w:p w14:paraId="66A34875" w14:textId="77777777" w:rsidR="00B53348" w:rsidRPr="007B29AD" w:rsidRDefault="00B53348" w:rsidP="00B53348">
      <w:pPr>
        <w:bidi/>
        <w:rPr>
          <w:rFonts w:ascii="David" w:hAnsi="David" w:cs="David"/>
          <w:rtl/>
        </w:rPr>
      </w:pPr>
      <w:commentRangeStart w:id="438"/>
      <w:ins w:id="439" w:author="Arnon Sturm" w:date="2019-12-03T19:24:00Z">
        <w:r>
          <w:rPr>
            <w:rFonts w:ascii="David" w:hAnsi="David" w:cs="David" w:hint="cs"/>
          </w:rPr>
          <w:t>XX</w:t>
        </w:r>
        <w:commentRangeEnd w:id="438"/>
        <w:r>
          <w:rPr>
            <w:rStyle w:val="CommentReference"/>
            <w:rtl/>
          </w:rPr>
          <w:commentReference w:id="438"/>
        </w:r>
      </w:ins>
    </w:p>
    <w:p w14:paraId="17785E19" w14:textId="77777777" w:rsidR="001768C8" w:rsidRPr="002675C9" w:rsidRDefault="001768C8" w:rsidP="001768C8">
      <w:pPr>
        <w:pStyle w:val="ListParagraph"/>
        <w:numPr>
          <w:ilvl w:val="0"/>
          <w:numId w:val="6"/>
        </w:numPr>
        <w:bidi/>
        <w:rPr>
          <w:ins w:id="440" w:author="אורן  ציפורה שור" w:date="2019-12-04T18:19:00Z"/>
          <w:rFonts w:ascii="Calibri" w:hAnsi="Calibri" w:cs="Calibri"/>
        </w:rPr>
      </w:pPr>
      <w:commentRangeStart w:id="441"/>
      <w:ins w:id="442" w:author="אורן  ציפורה שור" w:date="2019-12-04T18:19:00Z">
        <w:r w:rsidRPr="002675C9">
          <w:rPr>
            <w:rFonts w:ascii="David" w:hAnsi="David" w:cs="David"/>
            <w:rtl/>
          </w:rPr>
          <w:t>סקירת</w:t>
        </w:r>
        <w:commentRangeEnd w:id="441"/>
        <w:r>
          <w:rPr>
            <w:rStyle w:val="CommentReference"/>
            <w:rtl/>
          </w:rPr>
          <w:commentReference w:id="441"/>
        </w:r>
        <w:r w:rsidRPr="002675C9">
          <w:rPr>
            <w:rFonts w:ascii="David" w:hAnsi="David" w:cs="David"/>
            <w:rtl/>
          </w:rPr>
          <w:t xml:space="preserve"> טכנולוגיות רלוונטיות: </w:t>
        </w:r>
      </w:ins>
    </w:p>
    <w:p w14:paraId="7FBEAC43" w14:textId="77777777" w:rsidR="001768C8" w:rsidRDefault="001768C8" w:rsidP="001768C8">
      <w:pPr>
        <w:pStyle w:val="ListParagraph"/>
        <w:numPr>
          <w:ilvl w:val="0"/>
          <w:numId w:val="10"/>
        </w:numPr>
        <w:bidi/>
        <w:rPr>
          <w:ins w:id="443" w:author="אורן  ציפורה שור" w:date="2019-12-04T18:19:00Z"/>
          <w:rFonts w:ascii="Calibri" w:hAnsi="Calibri" w:cs="Calibri"/>
        </w:rPr>
      </w:pPr>
      <w:ins w:id="444" w:author="אורן  ציפורה שור" w:date="2019-12-04T18:19:00Z">
        <w:r>
          <w:rPr>
            <w:rFonts w:ascii="Calibri" w:hAnsi="Calibri" w:cs="Times New Roman" w:hint="cs"/>
            <w:rtl/>
          </w:rPr>
          <w:t>עבור ה</w:t>
        </w:r>
        <w:r>
          <w:rPr>
            <w:rFonts w:ascii="Calibri" w:hAnsi="Calibri" w:cs="Calibri"/>
          </w:rPr>
          <w:t>backend</w:t>
        </w:r>
        <w:r>
          <w:rPr>
            <w:rFonts w:ascii="Calibri" w:hAnsi="Calibri" w:cs="Times New Roman" w:hint="cs"/>
            <w:rtl/>
          </w:rPr>
          <w:t xml:space="preserve"> נבחר ב</w:t>
        </w:r>
        <w:r>
          <w:rPr>
            <w:rFonts w:ascii="Calibri" w:hAnsi="Calibri" w:cs="Calibri"/>
          </w:rPr>
          <w:t>NodeJS</w:t>
        </w:r>
        <w:r>
          <w:rPr>
            <w:rFonts w:ascii="Calibri" w:hAnsi="Calibri" w:cs="Calibri" w:hint="cs"/>
            <w:rtl/>
          </w:rPr>
          <w:t xml:space="preserve"> </w:t>
        </w:r>
        <w:r>
          <w:rPr>
            <w:rFonts w:ascii="Calibri" w:hAnsi="Calibri" w:cs="Calibri"/>
            <w:rtl/>
          </w:rPr>
          <w:t>–</w:t>
        </w:r>
        <w:r>
          <w:rPr>
            <w:rFonts w:ascii="Calibri" w:hAnsi="Calibri" w:cs="Times New Roman" w:hint="cs"/>
            <w:rtl/>
          </w:rPr>
          <w:t xml:space="preserve"> פלטפורמה להרצת קוד </w:t>
        </w:r>
        <w:r>
          <w:rPr>
            <w:rFonts w:ascii="Calibri" w:hAnsi="Calibri" w:cs="Calibri"/>
          </w:rPr>
          <w:t>JavaScript</w:t>
        </w:r>
        <w:r>
          <w:rPr>
            <w:rFonts w:ascii="Calibri" w:hAnsi="Calibri" w:cs="Times New Roman" w:hint="cs"/>
            <w:rtl/>
          </w:rPr>
          <w:t xml:space="preserve"> מחוץ לדפדפן</w:t>
        </w:r>
        <w:r>
          <w:rPr>
            <w:rFonts w:ascii="Calibri" w:hAnsi="Calibri" w:cs="Calibri" w:hint="cs"/>
            <w:rtl/>
          </w:rPr>
          <w:t xml:space="preserve">, </w:t>
        </w:r>
        <w:r>
          <w:rPr>
            <w:rFonts w:ascii="Calibri" w:hAnsi="Calibri" w:cs="Times New Roman" w:hint="cs"/>
            <w:rtl/>
          </w:rPr>
          <w:t>קוד פתוח</w:t>
        </w:r>
        <w:r>
          <w:rPr>
            <w:rFonts w:ascii="Calibri" w:hAnsi="Calibri" w:cs="Calibri" w:hint="cs"/>
            <w:rtl/>
          </w:rPr>
          <w:t xml:space="preserve">, </w:t>
        </w:r>
        <w:r>
          <w:rPr>
            <w:rFonts w:ascii="Calibri" w:hAnsi="Calibri" w:cs="Times New Roman" w:hint="cs"/>
            <w:rtl/>
          </w:rPr>
          <w:t>מאפשרת התמודדות עם מספר רב של מחוברים במקביל</w:t>
        </w:r>
        <w:r>
          <w:rPr>
            <w:rFonts w:ascii="Calibri" w:hAnsi="Calibri" w:cs="Calibri" w:hint="cs"/>
            <w:rtl/>
          </w:rPr>
          <w:t xml:space="preserve">. </w:t>
        </w:r>
        <w:r>
          <w:rPr>
            <w:rFonts w:ascii="Calibri" w:hAnsi="Calibri" w:cs="Times New Roman" w:hint="cs"/>
            <w:rtl/>
          </w:rPr>
          <w:t xml:space="preserve">השפה מבוססת </w:t>
        </w:r>
        <w:r>
          <w:rPr>
            <w:rFonts w:ascii="Calibri" w:hAnsi="Calibri" w:cs="Calibri" w:hint="cs"/>
          </w:rPr>
          <w:t>JS</w:t>
        </w:r>
        <w:r>
          <w:rPr>
            <w:rFonts w:ascii="Calibri" w:hAnsi="Calibri" w:cs="Times New Roman" w:hint="cs"/>
            <w:rtl/>
          </w:rPr>
          <w:t xml:space="preserve"> מה שמאפשר עבודה בשפה זהה גם ב</w:t>
        </w:r>
        <w:r>
          <w:rPr>
            <w:rFonts w:ascii="Calibri" w:hAnsi="Calibri" w:cs="Calibri" w:hint="cs"/>
            <w:rtl/>
          </w:rPr>
          <w:t xml:space="preserve">- </w:t>
        </w:r>
        <w:r>
          <w:rPr>
            <w:rFonts w:ascii="Calibri" w:hAnsi="Calibri" w:cs="Calibri"/>
          </w:rPr>
          <w:t>front end</w:t>
        </w:r>
        <w:r>
          <w:rPr>
            <w:rFonts w:ascii="Calibri" w:hAnsi="Calibri" w:cs="Calibri" w:hint="cs"/>
            <w:rtl/>
          </w:rPr>
          <w:t>.</w:t>
        </w:r>
      </w:ins>
    </w:p>
    <w:p w14:paraId="50E3759C" w14:textId="77777777" w:rsidR="001768C8" w:rsidRDefault="001768C8" w:rsidP="001768C8">
      <w:pPr>
        <w:pStyle w:val="ListParagraph"/>
        <w:bidi/>
        <w:ind w:left="1080"/>
        <w:rPr>
          <w:ins w:id="445" w:author="אורן  ציפורה שור" w:date="2019-12-04T18:19:00Z"/>
          <w:rFonts w:ascii="Calibri" w:hAnsi="Calibri" w:cs="Calibri"/>
          <w:rtl/>
        </w:rPr>
      </w:pPr>
      <w:ins w:id="446" w:author="אורן  ציפורה שור" w:date="2019-12-04T18:19:00Z">
        <w:r>
          <w:rPr>
            <w:rFonts w:ascii="Calibri" w:hAnsi="Calibri" w:cs="Times New Roman" w:hint="cs"/>
            <w:rtl/>
          </w:rPr>
          <w:t>השפה פופולארית ובכך ישנן המון חבילות תוכנה בהן נוכל להשתמש</w:t>
        </w:r>
        <w:r>
          <w:rPr>
            <w:rFonts w:ascii="Calibri" w:hAnsi="Calibri" w:cs="Calibri" w:hint="cs"/>
            <w:rtl/>
          </w:rPr>
          <w:t>.</w:t>
        </w:r>
      </w:ins>
    </w:p>
    <w:p w14:paraId="4123B179" w14:textId="77777777" w:rsidR="001768C8" w:rsidRDefault="001768C8" w:rsidP="001768C8">
      <w:pPr>
        <w:pStyle w:val="ListParagraph"/>
        <w:bidi/>
        <w:ind w:left="1080"/>
        <w:rPr>
          <w:ins w:id="447" w:author="אורן  ציפורה שור" w:date="2019-12-04T18:19:00Z"/>
          <w:rFonts w:ascii="Calibri" w:hAnsi="Calibri" w:cs="Calibri"/>
        </w:rPr>
      </w:pPr>
      <w:ins w:id="448" w:author="אורן  ציפורה שור" w:date="2019-12-04T18:19:00Z">
        <w:r>
          <w:rPr>
            <w:rFonts w:ascii="Calibri" w:hAnsi="Calibri" w:cs="Times New Roman" w:hint="cs"/>
            <w:rtl/>
          </w:rPr>
          <w:t xml:space="preserve">אפשרויות נוספות שעמדו בפנינו הן </w:t>
        </w:r>
        <w:r>
          <w:rPr>
            <w:rFonts w:ascii="Calibri" w:hAnsi="Calibri" w:cs="Calibri" w:hint="cs"/>
          </w:rPr>
          <w:t>J</w:t>
        </w:r>
        <w:r>
          <w:rPr>
            <w:rFonts w:ascii="Calibri" w:hAnsi="Calibri" w:cs="Calibri"/>
          </w:rPr>
          <w:t>ava</w:t>
        </w:r>
        <w:r>
          <w:rPr>
            <w:rFonts w:ascii="Calibri" w:hAnsi="Calibri" w:cs="Calibri" w:hint="cs"/>
            <w:rtl/>
          </w:rPr>
          <w:t xml:space="preserve">, </w:t>
        </w:r>
        <w:r>
          <w:rPr>
            <w:rFonts w:ascii="Calibri" w:hAnsi="Calibri" w:cs="Times New Roman" w:hint="cs"/>
            <w:rtl/>
          </w:rPr>
          <w:t>ו</w:t>
        </w:r>
        <w:r>
          <w:rPr>
            <w:rFonts w:ascii="Calibri" w:hAnsi="Calibri" w:cs="Calibri"/>
          </w:rPr>
          <w:t>Asp.net</w:t>
        </w:r>
        <w:r>
          <w:rPr>
            <w:rFonts w:ascii="Calibri" w:hAnsi="Calibri" w:cs="Calibri" w:hint="cs"/>
            <w:rtl/>
          </w:rPr>
          <w:t>.</w:t>
        </w:r>
      </w:ins>
    </w:p>
    <w:p w14:paraId="115C3398" w14:textId="77777777" w:rsidR="001768C8" w:rsidRPr="00E66FD1" w:rsidRDefault="001768C8" w:rsidP="001768C8">
      <w:pPr>
        <w:pStyle w:val="ListParagraph"/>
        <w:bidi/>
        <w:ind w:left="1080"/>
        <w:rPr>
          <w:ins w:id="449" w:author="אורן  ציפורה שור" w:date="2019-12-04T18:19:00Z"/>
          <w:rFonts w:ascii="Calibri" w:hAnsi="Calibri" w:cs="Calibri"/>
        </w:rPr>
      </w:pPr>
      <w:ins w:id="450" w:author="אורן  ציפורה שור" w:date="2019-12-04T18:19:00Z">
        <w:r>
          <w:rPr>
            <w:rFonts w:ascii="Calibri" w:hAnsi="Calibri" w:cs="Calibri" w:hint="cs"/>
          </w:rPr>
          <w:t>J</w:t>
        </w:r>
        <w:r>
          <w:rPr>
            <w:rFonts w:ascii="Calibri" w:hAnsi="Calibri" w:cs="Calibri"/>
          </w:rPr>
          <w:t>ava</w:t>
        </w:r>
        <w:r>
          <w:rPr>
            <w:rFonts w:ascii="Calibri" w:hAnsi="Calibri" w:cs="Times New Roman" w:hint="cs"/>
            <w:rtl/>
          </w:rPr>
          <w:t xml:space="preserve"> היא שפה מוכרת ומבוססת</w:t>
        </w:r>
        <w:r>
          <w:rPr>
            <w:rFonts w:ascii="Calibri" w:hAnsi="Calibri" w:cs="Calibri" w:hint="cs"/>
            <w:rtl/>
          </w:rPr>
          <w:t xml:space="preserve">, </w:t>
        </w:r>
        <w:r>
          <w:rPr>
            <w:rFonts w:ascii="Calibri" w:hAnsi="Calibri" w:cs="Times New Roman" w:hint="cs"/>
            <w:rtl/>
          </w:rPr>
          <w:t xml:space="preserve">אך פיתוח מערכות </w:t>
        </w:r>
        <w:r>
          <w:rPr>
            <w:rFonts w:ascii="Calibri" w:hAnsi="Calibri" w:cs="Calibri"/>
          </w:rPr>
          <w:t>web</w:t>
        </w:r>
        <w:r>
          <w:rPr>
            <w:rFonts w:ascii="Calibri" w:hAnsi="Calibri" w:cs="Times New Roman" w:hint="cs"/>
            <w:rtl/>
          </w:rPr>
          <w:t xml:space="preserve"> באמצעותה הוא מסורבל לעומת האלטרנטיבות</w:t>
        </w:r>
        <w:r>
          <w:rPr>
            <w:rFonts w:ascii="Calibri" w:hAnsi="Calibri" w:cs="Calibri" w:hint="cs"/>
            <w:rtl/>
          </w:rPr>
          <w:t xml:space="preserve">, </w:t>
        </w:r>
        <w:r>
          <w:rPr>
            <w:rFonts w:ascii="Calibri" w:hAnsi="Calibri" w:cs="Times New Roman" w:hint="cs"/>
            <w:rtl/>
          </w:rPr>
          <w:t>שכן היא דורשת קומפילציה</w:t>
        </w:r>
        <w:r>
          <w:rPr>
            <w:rFonts w:ascii="Calibri" w:hAnsi="Calibri" w:cs="Calibri" w:hint="cs"/>
            <w:rtl/>
          </w:rPr>
          <w:t xml:space="preserve">. </w:t>
        </w:r>
        <w:r>
          <w:rPr>
            <w:rFonts w:ascii="Calibri" w:hAnsi="Calibri" w:cs="Times New Roman" w:hint="cs"/>
            <w:rtl/>
          </w:rPr>
          <w:t>בנוסף</w:t>
        </w:r>
        <w:r>
          <w:rPr>
            <w:rFonts w:ascii="Calibri" w:hAnsi="Calibri" w:cs="Calibri" w:hint="cs"/>
            <w:rtl/>
          </w:rPr>
          <w:t xml:space="preserve">, </w:t>
        </w:r>
        <w:r>
          <w:rPr>
            <w:rFonts w:ascii="Calibri" w:hAnsi="Calibri" w:cs="Times New Roman" w:hint="cs"/>
            <w:rtl/>
          </w:rPr>
          <w:t>ניהול משימות אסינכרוניות ב</w:t>
        </w:r>
        <w:r>
          <w:rPr>
            <w:rFonts w:ascii="Calibri" w:hAnsi="Calibri" w:cs="Calibri"/>
          </w:rPr>
          <w:t>java</w:t>
        </w:r>
        <w:r>
          <w:rPr>
            <w:rFonts w:ascii="Calibri" w:hAnsi="Calibri" w:cs="Times New Roman" w:hint="cs"/>
            <w:rtl/>
          </w:rPr>
          <w:t xml:space="preserve"> דורש מימוש של </w:t>
        </w:r>
        <w:r>
          <w:rPr>
            <w:rFonts w:ascii="Calibri" w:hAnsi="Calibri" w:cs="Calibri"/>
          </w:rPr>
          <w:t>observer</w:t>
        </w:r>
        <w:r>
          <w:rPr>
            <w:rFonts w:ascii="Calibri" w:hAnsi="Calibri" w:cs="Times New Roman" w:hint="cs"/>
            <w:rtl/>
          </w:rPr>
          <w:t xml:space="preserve"> ו</w:t>
        </w:r>
        <w:r>
          <w:rPr>
            <w:rFonts w:ascii="Calibri" w:hAnsi="Calibri" w:cs="Calibri" w:hint="cs"/>
            <w:rtl/>
          </w:rPr>
          <w:t>-</w:t>
        </w:r>
        <w:r>
          <w:rPr>
            <w:rFonts w:ascii="Calibri" w:hAnsi="Calibri" w:cs="Calibri"/>
          </w:rPr>
          <w:t>observable</w:t>
        </w:r>
        <w:r>
          <w:rPr>
            <w:rFonts w:ascii="Calibri" w:hAnsi="Calibri" w:cs="Calibri" w:hint="cs"/>
            <w:rtl/>
          </w:rPr>
          <w:t xml:space="preserve">, </w:t>
        </w:r>
        <w:r>
          <w:rPr>
            <w:rFonts w:ascii="Calibri" w:hAnsi="Calibri" w:cs="Times New Roman" w:hint="cs"/>
            <w:rtl/>
          </w:rPr>
          <w:t>בעוד ב</w:t>
        </w:r>
        <w:r>
          <w:rPr>
            <w:rFonts w:ascii="Calibri" w:hAnsi="Calibri" w:cs="Calibri"/>
          </w:rPr>
          <w:t>Node.JS</w:t>
        </w:r>
        <w:r>
          <w:rPr>
            <w:rFonts w:ascii="Calibri" w:hAnsi="Calibri" w:cs="Times New Roman" w:hint="cs"/>
            <w:rtl/>
          </w:rPr>
          <w:t xml:space="preserve"> המנגנון ממומש כבר בשפה באמצעות </w:t>
        </w:r>
        <w:r>
          <w:rPr>
            <w:rFonts w:ascii="Calibri" w:hAnsi="Calibri" w:cs="Calibri"/>
          </w:rPr>
          <w:t>Promises</w:t>
        </w:r>
        <w:r>
          <w:rPr>
            <w:rFonts w:ascii="Calibri" w:hAnsi="Calibri" w:cs="Calibri" w:hint="cs"/>
            <w:rtl/>
          </w:rPr>
          <w:t>.</w:t>
        </w:r>
        <w:r>
          <w:rPr>
            <w:rFonts w:ascii="Calibri" w:hAnsi="Calibri" w:cs="Calibri"/>
          </w:rPr>
          <w:t xml:space="preserve"> </w:t>
        </w:r>
        <w:r>
          <w:rPr>
            <w:rFonts w:ascii="Calibri" w:hAnsi="Calibri" w:cs="Times New Roman" w:hint="cs"/>
            <w:rtl/>
          </w:rPr>
          <w:t xml:space="preserve"> בהקשרים האלו</w:t>
        </w:r>
        <w:r>
          <w:rPr>
            <w:rFonts w:ascii="Calibri" w:hAnsi="Calibri" w:cs="Calibri" w:hint="cs"/>
            <w:rtl/>
          </w:rPr>
          <w:t xml:space="preserve">, </w:t>
        </w:r>
        <w:r>
          <w:rPr>
            <w:rFonts w:ascii="Calibri" w:hAnsi="Calibri" w:cs="Calibri"/>
          </w:rPr>
          <w:t>Asp.net</w:t>
        </w:r>
        <w:r>
          <w:rPr>
            <w:rFonts w:ascii="Calibri" w:hAnsi="Calibri" w:cs="Times New Roman" w:hint="cs"/>
            <w:rtl/>
          </w:rPr>
          <w:t xml:space="preserve"> דומה מאוד</w:t>
        </w:r>
        <w:r>
          <w:rPr>
            <w:rFonts w:ascii="Calibri" w:hAnsi="Calibri" w:cs="Calibri" w:hint="cs"/>
            <w:rtl/>
          </w:rPr>
          <w:t xml:space="preserve">, </w:t>
        </w:r>
        <w:r>
          <w:rPr>
            <w:rFonts w:ascii="Calibri" w:hAnsi="Calibri" w:cs="Times New Roman" w:hint="cs"/>
            <w:rtl/>
          </w:rPr>
          <w:t>ודורשת קומפילציה אף היא</w:t>
        </w:r>
        <w:r>
          <w:rPr>
            <w:rFonts w:ascii="Calibri" w:hAnsi="Calibri" w:cs="Calibri" w:hint="cs"/>
            <w:rtl/>
          </w:rPr>
          <w:t xml:space="preserve">. </w:t>
        </w:r>
        <w:r>
          <w:rPr>
            <w:rFonts w:ascii="Calibri" w:hAnsi="Calibri" w:cs="Times New Roman" w:hint="cs"/>
            <w:rtl/>
          </w:rPr>
          <w:t>גם מנגנון התהליכים האסינכרוניים דומה ל</w:t>
        </w:r>
        <w:r>
          <w:rPr>
            <w:rFonts w:ascii="Calibri" w:hAnsi="Calibri" w:cs="Calibri"/>
          </w:rPr>
          <w:t>Java</w:t>
        </w:r>
        <w:r>
          <w:rPr>
            <w:rFonts w:ascii="Calibri" w:hAnsi="Calibri" w:cs="Calibri" w:hint="cs"/>
            <w:rtl/>
          </w:rPr>
          <w:t>.</w:t>
        </w:r>
      </w:ins>
    </w:p>
    <w:p w14:paraId="19341062" w14:textId="77777777" w:rsidR="001768C8" w:rsidRDefault="001768C8" w:rsidP="001768C8">
      <w:pPr>
        <w:pStyle w:val="ListParagraph"/>
        <w:bidi/>
        <w:ind w:left="1080"/>
        <w:rPr>
          <w:ins w:id="451" w:author="אורן  ציפורה שור" w:date="2019-12-04T18:19:00Z"/>
          <w:rFonts w:ascii="Calibri" w:hAnsi="Calibri" w:cs="Calibri"/>
          <w:rtl/>
        </w:rPr>
      </w:pPr>
    </w:p>
    <w:p w14:paraId="7D6541FC" w14:textId="77777777" w:rsidR="001768C8" w:rsidRDefault="001768C8" w:rsidP="001768C8">
      <w:pPr>
        <w:pStyle w:val="ListParagraph"/>
        <w:bidi/>
        <w:ind w:left="1080"/>
        <w:rPr>
          <w:ins w:id="452" w:author="אורן  ציפורה שור" w:date="2019-12-04T18:19:00Z"/>
          <w:rFonts w:ascii="Calibri" w:hAnsi="Calibri" w:cs="Calibri"/>
          <w:rtl/>
        </w:rPr>
      </w:pPr>
      <w:ins w:id="453" w:author="אורן  ציפורה שור" w:date="2019-12-04T18:19:00Z">
        <w:r>
          <w:rPr>
            <w:rFonts w:ascii="Calibri" w:hAnsi="Calibri" w:cs="Times New Roman" w:hint="cs"/>
            <w:rtl/>
          </w:rPr>
          <w:t>אם כן</w:t>
        </w:r>
        <w:r>
          <w:rPr>
            <w:rFonts w:ascii="Calibri" w:hAnsi="Calibri" w:cs="Calibri" w:hint="cs"/>
            <w:rtl/>
          </w:rPr>
          <w:t xml:space="preserve">, </w:t>
        </w:r>
        <w:r>
          <w:rPr>
            <w:rFonts w:ascii="Calibri" w:hAnsi="Calibri" w:cs="Times New Roman" w:hint="cs"/>
            <w:rtl/>
          </w:rPr>
          <w:t>בחרנו עבור ה</w:t>
        </w:r>
        <w:r>
          <w:rPr>
            <w:rFonts w:ascii="Calibri" w:hAnsi="Calibri" w:cs="Calibri"/>
          </w:rPr>
          <w:t>backend</w:t>
        </w:r>
        <w:r>
          <w:rPr>
            <w:rFonts w:ascii="Calibri" w:hAnsi="Calibri" w:cs="Times New Roman" w:hint="cs"/>
            <w:rtl/>
          </w:rPr>
          <w:t xml:space="preserve"> את </w:t>
        </w:r>
        <w:r>
          <w:rPr>
            <w:rFonts w:ascii="Calibri" w:hAnsi="Calibri" w:cs="Calibri"/>
          </w:rPr>
          <w:t>nodeJ</w:t>
        </w:r>
        <w:r>
          <w:rPr>
            <w:rFonts w:ascii="Calibri" w:hAnsi="Calibri" w:cs="Calibri" w:hint="cs"/>
          </w:rPr>
          <w:t>S</w:t>
        </w:r>
        <w:r>
          <w:rPr>
            <w:rFonts w:ascii="Calibri" w:hAnsi="Calibri" w:cs="Times New Roman" w:hint="cs"/>
            <w:rtl/>
          </w:rPr>
          <w:t xml:space="preserve"> לאור התמיכה שלה בקוד אסינכרוני </w:t>
        </w:r>
        <w:r>
          <w:rPr>
            <w:rFonts w:ascii="Calibri" w:hAnsi="Calibri" w:cs="Calibri" w:hint="cs"/>
            <w:rtl/>
          </w:rPr>
          <w:t>(</w:t>
        </w:r>
        <w:r>
          <w:rPr>
            <w:rFonts w:ascii="Calibri" w:hAnsi="Calibri" w:cs="Times New Roman" w:hint="cs"/>
            <w:rtl/>
          </w:rPr>
          <w:t>שהוא חלק אינהרנטי מהשימוש ב</w:t>
        </w:r>
        <w:r>
          <w:rPr>
            <w:rFonts w:ascii="Calibri" w:hAnsi="Calibri" w:cs="Calibri"/>
          </w:rPr>
          <w:t>DB</w:t>
        </w:r>
        <w:r>
          <w:rPr>
            <w:rFonts w:ascii="Calibri" w:hAnsi="Calibri" w:cs="Calibri" w:hint="cs"/>
            <w:rtl/>
          </w:rPr>
          <w:t xml:space="preserve">), </w:t>
        </w:r>
        <w:r>
          <w:rPr>
            <w:rFonts w:ascii="Calibri" w:hAnsi="Calibri" w:cs="Times New Roman" w:hint="cs"/>
            <w:rtl/>
          </w:rPr>
          <w:t>ונוחות הפיתוח ללא צורך בקומפילציה</w:t>
        </w:r>
        <w:r>
          <w:rPr>
            <w:rFonts w:ascii="Calibri" w:hAnsi="Calibri" w:cs="Calibri" w:hint="cs"/>
            <w:rtl/>
          </w:rPr>
          <w:t xml:space="preserve">. </w:t>
        </w:r>
        <w:r>
          <w:rPr>
            <w:rFonts w:ascii="Calibri" w:hAnsi="Calibri" w:cs="Times New Roman" w:hint="cs"/>
            <w:rtl/>
          </w:rPr>
          <w:t xml:space="preserve">ניתן להריץ </w:t>
        </w:r>
        <w:r>
          <w:rPr>
            <w:rFonts w:ascii="Calibri" w:hAnsi="Calibri" w:cs="Calibri"/>
          </w:rPr>
          <w:t>Live Server</w:t>
        </w:r>
        <w:r>
          <w:rPr>
            <w:rFonts w:ascii="Calibri" w:hAnsi="Calibri" w:cs="Times New Roman" w:hint="cs"/>
            <w:rtl/>
          </w:rPr>
          <w:t xml:space="preserve"> שמתעדכן בקוד החדש בכל רגע באופן אוטומטי</w:t>
        </w:r>
        <w:r>
          <w:rPr>
            <w:rFonts w:ascii="Calibri" w:hAnsi="Calibri" w:cs="Calibri" w:hint="cs"/>
            <w:rtl/>
          </w:rPr>
          <w:t>.</w:t>
        </w:r>
      </w:ins>
    </w:p>
    <w:p w14:paraId="30A15E34" w14:textId="77777777" w:rsidR="001768C8" w:rsidRDefault="001768C8" w:rsidP="001768C8">
      <w:pPr>
        <w:pStyle w:val="ListParagraph"/>
        <w:bidi/>
        <w:rPr>
          <w:ins w:id="454" w:author="אורן  ציפורה שור" w:date="2019-12-04T18:19:00Z"/>
          <w:rFonts w:ascii="Calibri" w:hAnsi="Calibri" w:cs="Calibri"/>
          <w:rtl/>
        </w:rPr>
      </w:pPr>
    </w:p>
    <w:p w14:paraId="39A7BBE5" w14:textId="77777777" w:rsidR="001768C8" w:rsidRPr="009C5C34" w:rsidRDefault="001768C8" w:rsidP="001768C8">
      <w:pPr>
        <w:pStyle w:val="ListParagraph"/>
        <w:numPr>
          <w:ilvl w:val="0"/>
          <w:numId w:val="10"/>
        </w:numPr>
        <w:bidi/>
        <w:rPr>
          <w:ins w:id="455" w:author="אורן  ציפורה שור" w:date="2019-12-04T18:19:00Z"/>
          <w:rFonts w:ascii="Calibri" w:hAnsi="Calibri" w:cs="Calibri"/>
        </w:rPr>
      </w:pPr>
      <w:ins w:id="456" w:author="אורן  ציפורה שור" w:date="2019-12-04T18:19:00Z">
        <w:r>
          <w:rPr>
            <w:rFonts w:ascii="Calibri" w:hAnsi="Calibri" w:cs="Calibri"/>
          </w:rPr>
          <w:t>Front-End</w:t>
        </w:r>
        <w:r>
          <w:rPr>
            <w:rFonts w:ascii="Calibri" w:hAnsi="Calibri" w:cs="Calibri" w:hint="cs"/>
            <w:rtl/>
          </w:rPr>
          <w:t xml:space="preserve">: </w:t>
        </w:r>
        <w:r>
          <w:rPr>
            <w:rFonts w:ascii="Calibri" w:hAnsi="Calibri" w:cs="Calibri"/>
          </w:rPr>
          <w:t>Angular</w:t>
        </w:r>
        <w:r>
          <w:rPr>
            <w:rFonts w:ascii="Calibri" w:hAnsi="Calibri" w:cs="Calibri" w:hint="cs"/>
            <w:rtl/>
          </w:rPr>
          <w:t xml:space="preserve"> </w:t>
        </w:r>
        <w:r>
          <w:rPr>
            <w:rFonts w:ascii="Calibri" w:hAnsi="Calibri" w:cs="Calibri"/>
            <w:rtl/>
          </w:rPr>
          <w:t>–</w:t>
        </w:r>
        <w:r>
          <w:rPr>
            <w:rFonts w:ascii="Calibri" w:hAnsi="Calibri" w:cs="Times New Roman" w:hint="cs"/>
            <w:rtl/>
          </w:rPr>
          <w:t xml:space="preserve">היא </w:t>
        </w:r>
        <w:r>
          <w:rPr>
            <w:rFonts w:ascii="Calibri" w:hAnsi="Calibri" w:cs="Calibri"/>
          </w:rPr>
          <w:t>framework</w:t>
        </w:r>
        <w:r>
          <w:rPr>
            <w:rFonts w:ascii="Calibri" w:hAnsi="Calibri" w:cs="Times New Roman" w:hint="cs"/>
            <w:rtl/>
          </w:rPr>
          <w:t xml:space="preserve"> של </w:t>
        </w:r>
        <w:r>
          <w:rPr>
            <w:rFonts w:ascii="Calibri" w:hAnsi="Calibri" w:cs="Calibri"/>
          </w:rPr>
          <w:t>JavaScript</w:t>
        </w:r>
        <w:r>
          <w:rPr>
            <w:rFonts w:ascii="Calibri" w:hAnsi="Calibri" w:cs="Calibri" w:hint="cs"/>
            <w:rtl/>
          </w:rPr>
          <w:t xml:space="preserve">, </w:t>
        </w:r>
        <w:r>
          <w:rPr>
            <w:rFonts w:ascii="Calibri" w:hAnsi="Calibri" w:cs="Times New Roman" w:hint="cs"/>
            <w:rtl/>
          </w:rPr>
          <w:t xml:space="preserve">מבוססת </w:t>
        </w:r>
        <w:r>
          <w:rPr>
            <w:rFonts w:ascii="Calibri" w:hAnsi="Calibri" w:cs="Calibri"/>
          </w:rPr>
          <w:t>TypeScript</w:t>
        </w:r>
        <w:r>
          <w:rPr>
            <w:rFonts w:ascii="Calibri" w:hAnsi="Calibri" w:cs="Calibri" w:hint="cs"/>
            <w:rtl/>
          </w:rPr>
          <w:t xml:space="preserve">. </w:t>
        </w:r>
        <w:r>
          <w:rPr>
            <w:rFonts w:ascii="Calibri" w:hAnsi="Calibri" w:cs="Times New Roman" w:hint="cs"/>
            <w:rtl/>
          </w:rPr>
          <w:t>מאפשרת שינויים ב</w:t>
        </w:r>
        <w:r>
          <w:rPr>
            <w:rFonts w:ascii="Calibri" w:hAnsi="Calibri" w:cs="Calibri" w:hint="cs"/>
            <w:rtl/>
          </w:rPr>
          <w:t xml:space="preserve">- </w:t>
        </w:r>
        <w:r>
          <w:rPr>
            <w:rFonts w:ascii="Calibri" w:hAnsi="Calibri" w:cs="Calibri" w:hint="cs"/>
          </w:rPr>
          <w:t>DOM</w:t>
        </w:r>
        <w:r>
          <w:rPr>
            <w:rFonts w:ascii="Calibri" w:hAnsi="Calibri" w:cs="Times New Roman" w:hint="cs"/>
            <w:rtl/>
          </w:rPr>
          <w:t xml:space="preserve"> בצורה דינאמית בעת הריצה</w:t>
        </w:r>
        <w:r>
          <w:rPr>
            <w:rFonts w:ascii="Calibri" w:hAnsi="Calibri" w:cs="Calibri" w:hint="cs"/>
            <w:rtl/>
          </w:rPr>
          <w:t xml:space="preserve">. </w:t>
        </w:r>
        <w:r>
          <w:rPr>
            <w:rFonts w:ascii="Calibri" w:hAnsi="Calibri" w:cs="Times New Roman" w:hint="cs"/>
            <w:rtl/>
          </w:rPr>
          <w:t xml:space="preserve">מקלה את הפיתוח לעומת </w:t>
        </w:r>
        <w:r>
          <w:rPr>
            <w:rFonts w:ascii="Calibri" w:hAnsi="Calibri" w:cs="Calibri" w:hint="cs"/>
          </w:rPr>
          <w:t>JS</w:t>
        </w:r>
        <w:r>
          <w:rPr>
            <w:rFonts w:ascii="Calibri" w:hAnsi="Calibri" w:cs="Calibri" w:hint="cs"/>
            <w:rtl/>
          </w:rPr>
          <w:t xml:space="preserve">. </w:t>
        </w:r>
        <w:r>
          <w:rPr>
            <w:rFonts w:ascii="Calibri" w:hAnsi="Calibri" w:cs="Calibri"/>
          </w:rPr>
          <w:t>Angular</w:t>
        </w:r>
        <w:r>
          <w:rPr>
            <w:rFonts w:ascii="Calibri" w:hAnsi="Calibri" w:cs="Times New Roman" w:hint="cs"/>
            <w:rtl/>
          </w:rPr>
          <w:t xml:space="preserve"> היא שפה שמפותחת</w:t>
        </w:r>
        <w:r>
          <w:rPr>
            <w:rFonts w:ascii="Calibri" w:hAnsi="Calibri" w:cs="Calibri" w:hint="cs"/>
            <w:rtl/>
          </w:rPr>
          <w:t xml:space="preserve">, </w:t>
        </w:r>
        <w:r>
          <w:rPr>
            <w:rFonts w:ascii="Calibri" w:hAnsi="Calibri" w:cs="Times New Roman" w:hint="cs"/>
            <w:rtl/>
          </w:rPr>
          <w:t>נתמכת</w:t>
        </w:r>
        <w:r>
          <w:rPr>
            <w:rFonts w:ascii="Calibri" w:hAnsi="Calibri" w:cs="Calibri" w:hint="cs"/>
            <w:rtl/>
          </w:rPr>
          <w:t xml:space="preserve">, </w:t>
        </w:r>
        <w:r>
          <w:rPr>
            <w:rFonts w:ascii="Calibri" w:hAnsi="Calibri" w:cs="Times New Roman" w:hint="cs"/>
            <w:rtl/>
          </w:rPr>
          <w:t>וגם מפתחים באמצעותה ב</w:t>
        </w:r>
        <w:r>
          <w:rPr>
            <w:rFonts w:ascii="Calibri" w:hAnsi="Calibri" w:cs="Calibri" w:hint="cs"/>
            <w:rtl/>
          </w:rPr>
          <w:t>-</w:t>
        </w:r>
        <w:r>
          <w:rPr>
            <w:rFonts w:ascii="Calibri" w:hAnsi="Calibri" w:cs="Calibri"/>
          </w:rPr>
          <w:t>Google</w:t>
        </w:r>
        <w:r>
          <w:rPr>
            <w:rFonts w:ascii="Calibri" w:hAnsi="Calibri" w:cs="Calibri" w:hint="cs"/>
            <w:rtl/>
          </w:rPr>
          <w:t xml:space="preserve">, </w:t>
        </w:r>
        <w:r>
          <w:rPr>
            <w:rFonts w:ascii="Calibri" w:hAnsi="Calibri" w:cs="Times New Roman" w:hint="cs"/>
            <w:rtl/>
          </w:rPr>
          <w:t>מה שמבטיח תמיכה והמשך פיתוח בעתיד הנראה לעין</w:t>
        </w:r>
        <w:r>
          <w:rPr>
            <w:rFonts w:ascii="Calibri" w:hAnsi="Calibri" w:cs="Calibri" w:hint="cs"/>
            <w:rtl/>
          </w:rPr>
          <w:t xml:space="preserve">. </w:t>
        </w:r>
        <w:r>
          <w:rPr>
            <w:rFonts w:ascii="Calibri" w:hAnsi="Calibri" w:cs="Times New Roman" w:hint="cs"/>
            <w:rtl/>
          </w:rPr>
          <w:t>בנוסף</w:t>
        </w:r>
        <w:r>
          <w:rPr>
            <w:rFonts w:ascii="Calibri" w:hAnsi="Calibri" w:cs="Calibri" w:hint="cs"/>
            <w:rtl/>
          </w:rPr>
          <w:t xml:space="preserve">, </w:t>
        </w:r>
        <w:r>
          <w:rPr>
            <w:rFonts w:ascii="Calibri" w:hAnsi="Calibri" w:cs="Calibri"/>
          </w:rPr>
          <w:t>Angular</w:t>
        </w:r>
        <w:r>
          <w:rPr>
            <w:rFonts w:ascii="Calibri" w:hAnsi="Calibri" w:cs="Times New Roman" w:hint="cs"/>
            <w:rtl/>
          </w:rPr>
          <w:t xml:space="preserve"> מגיעה </w:t>
        </w:r>
        <w:r>
          <w:rPr>
            <w:rFonts w:ascii="Calibri" w:hAnsi="Calibri" w:cs="Calibri"/>
          </w:rPr>
          <w:t>out of the box</w:t>
        </w:r>
        <w:r>
          <w:rPr>
            <w:rFonts w:ascii="Calibri" w:hAnsi="Calibri" w:cs="Times New Roman" w:hint="cs"/>
            <w:rtl/>
          </w:rPr>
          <w:t xml:space="preserve"> עם מימושים ופתרונות לבעיות שניתקל בהן</w:t>
        </w:r>
        <w:r>
          <w:rPr>
            <w:rFonts w:ascii="Calibri" w:hAnsi="Calibri" w:cs="Calibri" w:hint="cs"/>
            <w:rtl/>
          </w:rPr>
          <w:t xml:space="preserve">, </w:t>
        </w:r>
        <w:r>
          <w:rPr>
            <w:rFonts w:ascii="Calibri" w:hAnsi="Calibri" w:cs="Times New Roman" w:hint="cs"/>
            <w:rtl/>
          </w:rPr>
          <w:t xml:space="preserve">כמו </w:t>
        </w:r>
        <w:r>
          <w:rPr>
            <w:rFonts w:ascii="Calibri" w:hAnsi="Calibri" w:cs="Calibri"/>
          </w:rPr>
          <w:t>router</w:t>
        </w:r>
        <w:r>
          <w:rPr>
            <w:rFonts w:ascii="Calibri" w:hAnsi="Calibri" w:cs="Calibri" w:hint="cs"/>
            <w:rtl/>
          </w:rPr>
          <w:t xml:space="preserve">, </w:t>
        </w:r>
        <w:r>
          <w:rPr>
            <w:rFonts w:ascii="Calibri" w:hAnsi="Calibri" w:cs="Calibri"/>
          </w:rPr>
          <w:t>form validation</w:t>
        </w:r>
        <w:r>
          <w:rPr>
            <w:rFonts w:ascii="Calibri" w:hAnsi="Calibri" w:cs="Calibri" w:hint="cs"/>
            <w:rtl/>
          </w:rPr>
          <w:t xml:space="preserve">, </w:t>
        </w:r>
        <w:r>
          <w:rPr>
            <w:rFonts w:ascii="Calibri" w:hAnsi="Calibri" w:cs="Calibri"/>
          </w:rPr>
          <w:t>httpClient</w:t>
        </w:r>
        <w:r>
          <w:rPr>
            <w:rFonts w:ascii="Calibri" w:hAnsi="Calibri" w:cs="Times New Roman" w:hint="cs"/>
            <w:rtl/>
          </w:rPr>
          <w:t xml:space="preserve"> ועוד</w:t>
        </w:r>
        <w:r>
          <w:rPr>
            <w:rFonts w:ascii="Calibri" w:hAnsi="Calibri" w:cs="Calibri" w:hint="cs"/>
            <w:rtl/>
          </w:rPr>
          <w:t>.</w:t>
        </w:r>
      </w:ins>
    </w:p>
    <w:p w14:paraId="72E01336" w14:textId="77777777" w:rsidR="001768C8" w:rsidRDefault="001768C8" w:rsidP="001768C8">
      <w:pPr>
        <w:pStyle w:val="ListParagraph"/>
        <w:bidi/>
        <w:ind w:left="1080"/>
        <w:rPr>
          <w:ins w:id="457" w:author="אורן  ציפורה שור" w:date="2019-12-04T18:19:00Z"/>
          <w:rFonts w:ascii="Calibri" w:hAnsi="Calibri" w:cs="Calibri"/>
          <w:rtl/>
        </w:rPr>
      </w:pPr>
      <w:ins w:id="458" w:author="אורן  ציפורה שור" w:date="2019-12-04T18:19:00Z">
        <w:r>
          <w:rPr>
            <w:rFonts w:ascii="Calibri" w:hAnsi="Calibri" w:cs="Times New Roman" w:hint="cs"/>
            <w:rtl/>
          </w:rPr>
          <w:t xml:space="preserve">אפשרויות נוספות שעומדות בפנינו הן </w:t>
        </w:r>
        <w:r>
          <w:rPr>
            <w:rFonts w:ascii="Calibri" w:hAnsi="Calibri" w:cs="Calibri"/>
          </w:rPr>
          <w:t>Vue, jQuery</w:t>
        </w:r>
        <w:r>
          <w:rPr>
            <w:rFonts w:ascii="Calibri" w:hAnsi="Calibri" w:cs="Times New Roman" w:hint="cs"/>
            <w:rtl/>
          </w:rPr>
          <w:t xml:space="preserve"> ו</w:t>
        </w:r>
        <w:r>
          <w:rPr>
            <w:rFonts w:ascii="Calibri" w:hAnsi="Calibri" w:cs="Calibri" w:hint="cs"/>
            <w:rtl/>
          </w:rPr>
          <w:t>-</w:t>
        </w:r>
        <w:r>
          <w:rPr>
            <w:rFonts w:ascii="Calibri" w:hAnsi="Calibri" w:cs="Calibri"/>
          </w:rPr>
          <w:t>React</w:t>
        </w:r>
        <w:r>
          <w:rPr>
            <w:rFonts w:ascii="Calibri" w:hAnsi="Calibri" w:cs="Calibri" w:hint="cs"/>
            <w:rtl/>
          </w:rPr>
          <w:t xml:space="preserve">. </w:t>
        </w:r>
        <w:r>
          <w:rPr>
            <w:rFonts w:ascii="Calibri" w:hAnsi="Calibri" w:cs="Times New Roman" w:hint="cs"/>
            <w:rtl/>
          </w:rPr>
          <w:t xml:space="preserve">ארבע האפשרויות הן למעשה </w:t>
        </w:r>
        <w:r>
          <w:rPr>
            <w:rFonts w:ascii="Calibri" w:hAnsi="Calibri" w:cs="Calibri"/>
          </w:rPr>
          <w:t>frameworks</w:t>
        </w:r>
        <w:r>
          <w:rPr>
            <w:rFonts w:ascii="Calibri" w:hAnsi="Calibri" w:cs="Times New Roman" w:hint="cs"/>
            <w:rtl/>
          </w:rPr>
          <w:t xml:space="preserve"> מבוססי </w:t>
        </w:r>
        <w:r>
          <w:rPr>
            <w:rFonts w:ascii="Calibri" w:hAnsi="Calibri" w:cs="Calibri"/>
          </w:rPr>
          <w:t>JavaScript</w:t>
        </w:r>
        <w:r>
          <w:rPr>
            <w:rFonts w:ascii="Calibri" w:hAnsi="Calibri" w:cs="Calibri" w:hint="cs"/>
            <w:rtl/>
          </w:rPr>
          <w:t>.</w:t>
        </w:r>
      </w:ins>
    </w:p>
    <w:p w14:paraId="194DE259" w14:textId="77777777" w:rsidR="001768C8" w:rsidRDefault="001768C8" w:rsidP="001768C8">
      <w:pPr>
        <w:pStyle w:val="ListParagraph"/>
        <w:bidi/>
        <w:ind w:left="1080"/>
        <w:rPr>
          <w:ins w:id="459" w:author="אורן  ציפורה שור" w:date="2019-12-04T18:19:00Z"/>
          <w:rFonts w:ascii="Calibri" w:hAnsi="Calibri" w:cs="Calibri"/>
          <w:rtl/>
        </w:rPr>
      </w:pPr>
    </w:p>
    <w:p w14:paraId="5BF1412E" w14:textId="77777777" w:rsidR="001768C8" w:rsidRDefault="001768C8" w:rsidP="001768C8">
      <w:pPr>
        <w:pStyle w:val="ListParagraph"/>
        <w:bidi/>
        <w:ind w:left="1080"/>
        <w:rPr>
          <w:ins w:id="460" w:author="אורן  ציפורה שור" w:date="2019-12-04T18:19:00Z"/>
          <w:rFonts w:ascii="Calibri" w:hAnsi="Calibri" w:cs="Calibri"/>
          <w:rtl/>
        </w:rPr>
      </w:pPr>
      <w:ins w:id="461" w:author="אורן  ציפורה שור" w:date="2019-12-04T18:19:00Z">
        <w:r>
          <w:rPr>
            <w:rFonts w:ascii="Calibri" w:hAnsi="Calibri" w:cs="Calibri"/>
          </w:rPr>
          <w:t>React</w:t>
        </w:r>
        <w:r>
          <w:rPr>
            <w:rFonts w:ascii="Calibri" w:hAnsi="Calibri" w:cs="Times New Roman" w:hint="cs"/>
            <w:rtl/>
          </w:rPr>
          <w:t xml:space="preserve"> היא למעשה סיפרייה שנועדה לפיתוח </w:t>
        </w:r>
        <w:r>
          <w:rPr>
            <w:rFonts w:ascii="Calibri" w:hAnsi="Calibri" w:cs="Calibri"/>
          </w:rPr>
          <w:t>UI</w:t>
        </w:r>
        <w:r>
          <w:rPr>
            <w:rFonts w:ascii="Calibri" w:hAnsi="Calibri" w:cs="Times New Roman" w:hint="cs"/>
            <w:rtl/>
          </w:rPr>
          <w:t xml:space="preserve"> ע</w:t>
        </w:r>
        <w:r>
          <w:rPr>
            <w:rFonts w:ascii="Calibri" w:hAnsi="Calibri" w:cs="Calibri" w:hint="cs"/>
            <w:rtl/>
          </w:rPr>
          <w:t>"</w:t>
        </w:r>
        <w:r>
          <w:rPr>
            <w:rFonts w:ascii="Calibri" w:hAnsi="Calibri" w:cs="Times New Roman" w:hint="cs"/>
            <w:rtl/>
          </w:rPr>
          <w:t xml:space="preserve">י </w:t>
        </w:r>
        <w:r>
          <w:rPr>
            <w:rFonts w:ascii="Calibri" w:hAnsi="Calibri" w:cs="Calibri"/>
          </w:rPr>
          <w:t>Facebook</w:t>
        </w:r>
        <w:r>
          <w:rPr>
            <w:rFonts w:ascii="Calibri" w:hAnsi="Calibri" w:cs="Calibri" w:hint="cs"/>
            <w:rtl/>
          </w:rPr>
          <w:t xml:space="preserve">. </w:t>
        </w:r>
        <w:r>
          <w:rPr>
            <w:rFonts w:ascii="Calibri" w:hAnsi="Calibri" w:cs="Times New Roman" w:hint="cs"/>
            <w:rtl/>
          </w:rPr>
          <w:t>ככזאת</w:t>
        </w:r>
        <w:r>
          <w:rPr>
            <w:rFonts w:ascii="Calibri" w:hAnsi="Calibri" w:cs="Calibri" w:hint="cs"/>
            <w:rtl/>
          </w:rPr>
          <w:t xml:space="preserve">, </w:t>
        </w:r>
        <w:r>
          <w:rPr>
            <w:rFonts w:ascii="Calibri" w:hAnsi="Calibri" w:cs="Times New Roman" w:hint="cs"/>
            <w:rtl/>
          </w:rPr>
          <w:t xml:space="preserve">היא אינה מגיעה עם כלל הכלים הנדרשים שמגיעים עם </w:t>
        </w:r>
        <w:r>
          <w:rPr>
            <w:rFonts w:ascii="Calibri" w:hAnsi="Calibri" w:cs="Calibri"/>
          </w:rPr>
          <w:t>Angular</w:t>
        </w:r>
        <w:r>
          <w:rPr>
            <w:rFonts w:ascii="Calibri" w:hAnsi="Calibri" w:cs="Calibri" w:hint="cs"/>
            <w:rtl/>
          </w:rPr>
          <w:t xml:space="preserve">, </w:t>
        </w:r>
        <w:r>
          <w:rPr>
            <w:rFonts w:ascii="Calibri" w:hAnsi="Calibri" w:cs="Times New Roman" w:hint="cs"/>
            <w:rtl/>
          </w:rPr>
          <w:t>ותדרוש מאיתנו שימוש בספריות נוספות</w:t>
        </w:r>
        <w:r>
          <w:rPr>
            <w:rFonts w:ascii="Calibri" w:hAnsi="Calibri" w:cs="Calibri" w:hint="cs"/>
            <w:rtl/>
          </w:rPr>
          <w:t xml:space="preserve">, </w:t>
        </w:r>
        <w:r>
          <w:rPr>
            <w:rFonts w:ascii="Calibri" w:hAnsi="Calibri" w:cs="Times New Roman" w:hint="cs"/>
            <w:rtl/>
          </w:rPr>
          <w:t>מה שייצור תלות בחבילות חיצוניות ונקודות כשל אפשריות במקרה של שדרוגים או עדכונים בחבילות אלה</w:t>
        </w:r>
        <w:r>
          <w:rPr>
            <w:rFonts w:ascii="Calibri" w:hAnsi="Calibri" w:cs="Calibri" w:hint="cs"/>
            <w:rtl/>
          </w:rPr>
          <w:t xml:space="preserve">. </w:t>
        </w:r>
        <w:r>
          <w:rPr>
            <w:rFonts w:ascii="Calibri" w:hAnsi="Calibri" w:cs="Times New Roman" w:hint="cs"/>
            <w:rtl/>
          </w:rPr>
          <w:t>מבחינת ביצועים</w:t>
        </w:r>
        <w:r>
          <w:rPr>
            <w:rFonts w:ascii="Calibri" w:hAnsi="Calibri" w:cs="Calibri" w:hint="cs"/>
            <w:rtl/>
          </w:rPr>
          <w:t xml:space="preserve">, </w:t>
        </w:r>
        <w:r>
          <w:rPr>
            <w:rFonts w:ascii="Calibri" w:hAnsi="Calibri" w:cs="Calibri"/>
          </w:rPr>
          <w:t>React</w:t>
        </w:r>
        <w:r>
          <w:rPr>
            <w:rFonts w:ascii="Calibri" w:hAnsi="Calibri" w:cs="Times New Roman" w:hint="cs"/>
            <w:rtl/>
          </w:rPr>
          <w:t xml:space="preserve"> עדיפה על פני </w:t>
        </w:r>
        <w:r>
          <w:rPr>
            <w:rFonts w:ascii="Calibri" w:hAnsi="Calibri" w:cs="Calibri"/>
          </w:rPr>
          <w:t>Angular</w:t>
        </w:r>
        <w:r>
          <w:rPr>
            <w:rFonts w:ascii="Calibri" w:hAnsi="Calibri" w:cs="Calibri" w:hint="cs"/>
            <w:rtl/>
          </w:rPr>
          <w:t xml:space="preserve">, </w:t>
        </w:r>
        <w:r>
          <w:rPr>
            <w:rFonts w:ascii="Calibri" w:hAnsi="Calibri" w:cs="Times New Roman" w:hint="cs"/>
            <w:rtl/>
          </w:rPr>
          <w:t>אך האפליקציה שלנו אינה דורשת ביצועים מהירים בצד הלקוח</w:t>
        </w:r>
        <w:r>
          <w:rPr>
            <w:rFonts w:ascii="Calibri" w:hAnsi="Calibri" w:cs="Calibri" w:hint="cs"/>
            <w:rtl/>
          </w:rPr>
          <w:t xml:space="preserve">, </w:t>
        </w:r>
        <w:r>
          <w:rPr>
            <w:rFonts w:ascii="Calibri" w:hAnsi="Calibri" w:cs="Times New Roman" w:hint="cs"/>
            <w:rtl/>
          </w:rPr>
          <w:t xml:space="preserve">אשר יממש תהליך ארוכים באמצעות </w:t>
        </w:r>
        <w:r>
          <w:rPr>
            <w:rFonts w:ascii="Calibri" w:hAnsi="Calibri" w:cs="Calibri"/>
          </w:rPr>
          <w:t>GUI</w:t>
        </w:r>
        <w:r>
          <w:rPr>
            <w:rFonts w:ascii="Calibri" w:hAnsi="Calibri" w:cs="Calibri" w:hint="cs"/>
            <w:rtl/>
          </w:rPr>
          <w:t xml:space="preserve">, </w:t>
        </w:r>
        <w:r>
          <w:rPr>
            <w:rFonts w:ascii="Calibri" w:hAnsi="Calibri" w:cs="Times New Roman" w:hint="cs"/>
            <w:rtl/>
          </w:rPr>
          <w:t>ולא חישובים ארוכים ואוטומטיים</w:t>
        </w:r>
        <w:r>
          <w:rPr>
            <w:rFonts w:ascii="Calibri" w:hAnsi="Calibri" w:cs="Calibri" w:hint="cs"/>
            <w:rtl/>
          </w:rPr>
          <w:t>.</w:t>
        </w:r>
      </w:ins>
    </w:p>
    <w:p w14:paraId="515E5B2D" w14:textId="77777777" w:rsidR="001768C8" w:rsidRDefault="001768C8" w:rsidP="001768C8">
      <w:pPr>
        <w:pStyle w:val="ListParagraph"/>
        <w:bidi/>
        <w:ind w:left="1080"/>
        <w:rPr>
          <w:ins w:id="462" w:author="אורן  ציפורה שור" w:date="2019-12-04T18:19:00Z"/>
          <w:rFonts w:ascii="Calibri" w:hAnsi="Calibri" w:cs="Calibri"/>
          <w:rtl/>
        </w:rPr>
      </w:pPr>
      <w:ins w:id="463" w:author="אורן  ציפורה שור" w:date="2019-12-04T18:19:00Z">
        <w:r>
          <w:rPr>
            <w:rFonts w:ascii="Calibri" w:hAnsi="Calibri" w:cs="Times New Roman" w:hint="cs"/>
            <w:rtl/>
          </w:rPr>
          <w:t xml:space="preserve">לעומת </w:t>
        </w:r>
        <w:r>
          <w:rPr>
            <w:rFonts w:ascii="Calibri" w:hAnsi="Calibri" w:cs="Calibri"/>
          </w:rPr>
          <w:t>React</w:t>
        </w:r>
        <w:r>
          <w:rPr>
            <w:rFonts w:ascii="Calibri" w:hAnsi="Calibri" w:cs="Calibri" w:hint="cs"/>
            <w:rtl/>
          </w:rPr>
          <w:t xml:space="preserve">, </w:t>
        </w:r>
        <w:r>
          <w:rPr>
            <w:rFonts w:ascii="Calibri" w:hAnsi="Calibri" w:cs="Calibri"/>
          </w:rPr>
          <w:t>Angular</w:t>
        </w:r>
        <w:r>
          <w:rPr>
            <w:rFonts w:ascii="Calibri" w:hAnsi="Calibri" w:cs="Times New Roman" w:hint="cs"/>
            <w:rtl/>
          </w:rPr>
          <w:t xml:space="preserve"> תומכת ב</w:t>
        </w:r>
        <w:r>
          <w:rPr>
            <w:rFonts w:ascii="Calibri" w:hAnsi="Calibri" w:cs="Calibri"/>
          </w:rPr>
          <w:t>dependency Injection</w:t>
        </w:r>
        <w:r>
          <w:rPr>
            <w:rFonts w:ascii="Calibri" w:hAnsi="Calibri" w:cs="Calibri" w:hint="cs"/>
            <w:rtl/>
          </w:rPr>
          <w:t xml:space="preserve">, </w:t>
        </w:r>
        <w:r>
          <w:rPr>
            <w:rFonts w:ascii="Calibri" w:hAnsi="Calibri" w:cs="Times New Roman" w:hint="cs"/>
            <w:rtl/>
          </w:rPr>
          <w:t xml:space="preserve">ומאלצת את המפתחים לחלוקה ברורה של </w:t>
        </w:r>
        <w:r>
          <w:rPr>
            <w:rFonts w:ascii="Calibri" w:hAnsi="Calibri" w:cs="Calibri"/>
          </w:rPr>
          <w:t>MVC</w:t>
        </w:r>
        <w:r>
          <w:rPr>
            <w:rFonts w:ascii="Calibri" w:hAnsi="Calibri" w:cs="Calibri" w:hint="cs"/>
            <w:rtl/>
          </w:rPr>
          <w:t xml:space="preserve">. </w:t>
        </w:r>
        <w:r>
          <w:rPr>
            <w:rFonts w:ascii="Calibri" w:hAnsi="Calibri" w:cs="Times New Roman" w:hint="cs"/>
            <w:rtl/>
          </w:rPr>
          <w:t>שתי עובדות אלה מאלצות את הפיתוח להיות מודולרי ופשוט לבדיקה</w:t>
        </w:r>
        <w:r>
          <w:rPr>
            <w:rFonts w:ascii="Calibri" w:hAnsi="Calibri" w:cs="Calibri" w:hint="cs"/>
            <w:rtl/>
          </w:rPr>
          <w:t>.</w:t>
        </w:r>
      </w:ins>
    </w:p>
    <w:p w14:paraId="2BDCA28B" w14:textId="77777777" w:rsidR="001768C8" w:rsidRDefault="001768C8" w:rsidP="001768C8">
      <w:pPr>
        <w:pStyle w:val="ListParagraph"/>
        <w:bidi/>
        <w:ind w:left="1080"/>
        <w:rPr>
          <w:ins w:id="464" w:author="אורן  ציפורה שור" w:date="2019-12-04T18:19:00Z"/>
          <w:rFonts w:ascii="Calibri" w:hAnsi="Calibri" w:cs="Calibri"/>
          <w:rtl/>
        </w:rPr>
      </w:pPr>
    </w:p>
    <w:p w14:paraId="4A547621" w14:textId="77777777" w:rsidR="001768C8" w:rsidRDefault="001768C8" w:rsidP="001768C8">
      <w:pPr>
        <w:pStyle w:val="ListParagraph"/>
        <w:bidi/>
        <w:ind w:left="1095"/>
        <w:rPr>
          <w:ins w:id="465" w:author="אורן  ציפורה שור" w:date="2019-12-04T18:19:00Z"/>
          <w:rFonts w:ascii="Calibri" w:hAnsi="Calibri" w:cs="Calibri"/>
          <w:rtl/>
        </w:rPr>
      </w:pPr>
      <w:ins w:id="466" w:author="אורן  ציפורה שור" w:date="2019-12-04T18:19:00Z">
        <w:r>
          <w:rPr>
            <w:rFonts w:ascii="Calibri" w:hAnsi="Calibri" w:cs="Calibri"/>
          </w:rPr>
          <w:t>Vue.Js</w:t>
        </w:r>
        <w:r>
          <w:rPr>
            <w:rFonts w:ascii="Calibri" w:hAnsi="Calibri" w:cs="Times New Roman" w:hint="cs"/>
            <w:rtl/>
          </w:rPr>
          <w:t xml:space="preserve"> היא </w:t>
        </w:r>
        <w:r>
          <w:rPr>
            <w:rFonts w:ascii="Calibri" w:hAnsi="Calibri" w:cs="Calibri"/>
          </w:rPr>
          <w:t>framework</w:t>
        </w:r>
        <w:r>
          <w:rPr>
            <w:rFonts w:ascii="Calibri" w:hAnsi="Calibri" w:cs="Times New Roman" w:hint="cs"/>
            <w:rtl/>
          </w:rPr>
          <w:t xml:space="preserve"> צעיר יחסית</w:t>
        </w:r>
        <w:r>
          <w:rPr>
            <w:rFonts w:ascii="Calibri" w:hAnsi="Calibri" w:cs="Calibri" w:hint="cs"/>
            <w:rtl/>
          </w:rPr>
          <w:t xml:space="preserve">, </w:t>
        </w:r>
        <w:r>
          <w:rPr>
            <w:rFonts w:ascii="Calibri" w:hAnsi="Calibri" w:cs="Times New Roman" w:hint="cs"/>
            <w:rtl/>
          </w:rPr>
          <w:t>ללא חברה גדולה שעומדת מאחוריו</w:t>
        </w:r>
        <w:r>
          <w:rPr>
            <w:rFonts w:ascii="Calibri" w:hAnsi="Calibri" w:cs="Calibri" w:hint="cs"/>
            <w:rtl/>
          </w:rPr>
          <w:t xml:space="preserve">, </w:t>
        </w:r>
        <w:r>
          <w:rPr>
            <w:rFonts w:ascii="Calibri" w:hAnsi="Calibri" w:cs="Times New Roman" w:hint="cs"/>
            <w:rtl/>
          </w:rPr>
          <w:t>או קהילת פיתוח גדולה וחזקה כמו שיש ל</w:t>
        </w:r>
        <w:r>
          <w:rPr>
            <w:rFonts w:ascii="Calibri" w:hAnsi="Calibri" w:cs="Calibri"/>
          </w:rPr>
          <w:t>React</w:t>
        </w:r>
        <w:r>
          <w:rPr>
            <w:rFonts w:ascii="Calibri" w:hAnsi="Calibri" w:cs="Times New Roman" w:hint="cs"/>
            <w:rtl/>
          </w:rPr>
          <w:t xml:space="preserve"> ול</w:t>
        </w:r>
        <w:r>
          <w:rPr>
            <w:rFonts w:ascii="Calibri" w:hAnsi="Calibri" w:cs="Calibri"/>
          </w:rPr>
          <w:t>Angular</w:t>
        </w:r>
        <w:r>
          <w:rPr>
            <w:rFonts w:ascii="Calibri" w:hAnsi="Calibri" w:cs="Calibri" w:hint="cs"/>
            <w:rtl/>
          </w:rPr>
          <w:t xml:space="preserve">. </w:t>
        </w:r>
        <w:r>
          <w:rPr>
            <w:rFonts w:ascii="Calibri" w:hAnsi="Calibri" w:cs="Times New Roman" w:hint="cs"/>
            <w:rtl/>
          </w:rPr>
          <w:t>לכן ישנן כרגע פחות חבילות מוכנות</w:t>
        </w:r>
        <w:r>
          <w:rPr>
            <w:rFonts w:ascii="Calibri" w:hAnsi="Calibri" w:cs="Calibri" w:hint="cs"/>
            <w:rtl/>
          </w:rPr>
          <w:t xml:space="preserve">, </w:t>
        </w:r>
        <w:r>
          <w:rPr>
            <w:rFonts w:ascii="Calibri" w:hAnsi="Calibri" w:cs="Times New Roman" w:hint="cs"/>
            <w:rtl/>
          </w:rPr>
          <w:t>ופחות תמיכה</w:t>
        </w:r>
        <w:r>
          <w:rPr>
            <w:rFonts w:ascii="Calibri" w:hAnsi="Calibri" w:cs="Calibri" w:hint="cs"/>
            <w:rtl/>
          </w:rPr>
          <w:t>.</w:t>
        </w:r>
      </w:ins>
    </w:p>
    <w:p w14:paraId="25449C58" w14:textId="77777777" w:rsidR="001768C8" w:rsidRDefault="001768C8" w:rsidP="001768C8">
      <w:pPr>
        <w:pStyle w:val="ListParagraph"/>
        <w:bidi/>
        <w:ind w:left="1800" w:hanging="720"/>
        <w:rPr>
          <w:ins w:id="467" w:author="אורן  ציפורה שור" w:date="2019-12-04T18:19:00Z"/>
          <w:rFonts w:ascii="Calibri" w:hAnsi="Calibri" w:cs="Calibri"/>
          <w:rtl/>
        </w:rPr>
      </w:pPr>
    </w:p>
    <w:p w14:paraId="542E92F7" w14:textId="77777777" w:rsidR="001768C8" w:rsidRDefault="001768C8" w:rsidP="001768C8">
      <w:pPr>
        <w:pStyle w:val="ListParagraph"/>
        <w:bidi/>
        <w:ind w:left="1800" w:hanging="720"/>
        <w:rPr>
          <w:ins w:id="468" w:author="אורן  ציפורה שור" w:date="2019-12-04T18:19:00Z"/>
          <w:rFonts w:ascii="Calibri" w:hAnsi="Calibri" w:cs="Calibri"/>
        </w:rPr>
      </w:pPr>
      <w:ins w:id="469" w:author="אורן  ציפורה שור" w:date="2019-12-04T18:19:00Z">
        <w:r>
          <w:rPr>
            <w:rFonts w:ascii="Calibri" w:hAnsi="Calibri" w:cs="Calibri"/>
          </w:rPr>
          <w:lastRenderedPageBreak/>
          <w:t>jQuery</w:t>
        </w:r>
        <w:r>
          <w:rPr>
            <w:rFonts w:ascii="Calibri" w:hAnsi="Calibri" w:cs="Times New Roman" w:hint="cs"/>
            <w:rtl/>
          </w:rPr>
          <w:t xml:space="preserve"> היא סיפרייה  של </w:t>
        </w:r>
        <w:r>
          <w:rPr>
            <w:rFonts w:ascii="Calibri" w:hAnsi="Calibri" w:cs="Calibri"/>
          </w:rPr>
          <w:t>JavaScript</w:t>
        </w:r>
        <w:r>
          <w:rPr>
            <w:rFonts w:ascii="Calibri" w:hAnsi="Calibri" w:cs="Times New Roman" w:hint="cs"/>
            <w:rtl/>
          </w:rPr>
          <w:t xml:space="preserve"> אשר מאפשרת לבצע מניפולצייה על ה</w:t>
        </w:r>
        <w:r>
          <w:rPr>
            <w:rFonts w:ascii="Calibri" w:hAnsi="Calibri" w:cs="Calibri" w:hint="cs"/>
          </w:rPr>
          <w:t>D</w:t>
        </w:r>
        <w:r>
          <w:rPr>
            <w:rFonts w:ascii="Calibri" w:hAnsi="Calibri" w:cs="Calibri"/>
          </w:rPr>
          <w:t>OM</w:t>
        </w:r>
        <w:r>
          <w:rPr>
            <w:rFonts w:ascii="Calibri" w:hAnsi="Calibri" w:cs="Times New Roman" w:hint="cs"/>
            <w:rtl/>
          </w:rPr>
          <w:t xml:space="preserve"> באופן דינאמי בזמן הריצה</w:t>
        </w:r>
        <w:r>
          <w:rPr>
            <w:rFonts w:ascii="Calibri" w:hAnsi="Calibri" w:cs="Calibri" w:hint="cs"/>
            <w:rtl/>
          </w:rPr>
          <w:t>.</w:t>
        </w:r>
      </w:ins>
    </w:p>
    <w:p w14:paraId="19C8F403" w14:textId="77777777" w:rsidR="001768C8" w:rsidRDefault="001768C8" w:rsidP="001768C8">
      <w:pPr>
        <w:pStyle w:val="ListParagraph"/>
        <w:bidi/>
        <w:ind w:left="1095"/>
        <w:rPr>
          <w:ins w:id="470" w:author="אורן  ציפורה שור" w:date="2019-12-04T18:19:00Z"/>
          <w:rFonts w:ascii="Calibri" w:hAnsi="Calibri" w:cs="Calibri"/>
          <w:rtl/>
        </w:rPr>
      </w:pPr>
      <w:ins w:id="471" w:author="אורן  ציפורה שור" w:date="2019-12-04T18:19:00Z">
        <w:r>
          <w:rPr>
            <w:rFonts w:ascii="Calibri" w:hAnsi="Calibri" w:cs="Times New Roman" w:hint="cs"/>
            <w:rtl/>
          </w:rPr>
          <w:t>בדומה ל</w:t>
        </w:r>
        <w:r>
          <w:rPr>
            <w:rFonts w:ascii="Calibri" w:hAnsi="Calibri" w:cs="Calibri"/>
          </w:rPr>
          <w:t>React</w:t>
        </w:r>
        <w:r>
          <w:rPr>
            <w:rFonts w:ascii="Calibri" w:hAnsi="Calibri" w:cs="Calibri" w:hint="cs"/>
            <w:rtl/>
          </w:rPr>
          <w:t xml:space="preserve">, </w:t>
        </w:r>
        <w:r>
          <w:rPr>
            <w:rFonts w:ascii="Calibri" w:hAnsi="Calibri" w:cs="Times New Roman" w:hint="cs"/>
            <w:rtl/>
          </w:rPr>
          <w:t>שימוש ב</w:t>
        </w:r>
        <w:r>
          <w:rPr>
            <w:rFonts w:ascii="Calibri" w:hAnsi="Calibri" w:cs="Calibri"/>
          </w:rPr>
          <w:t>jQuery</w:t>
        </w:r>
        <w:r>
          <w:rPr>
            <w:rFonts w:ascii="Calibri" w:hAnsi="Calibri" w:cs="Times New Roman" w:hint="cs"/>
            <w:rtl/>
          </w:rPr>
          <w:t xml:space="preserve"> ידרוש מאיתנו שימוש בחבילות נוספות</w:t>
        </w:r>
        <w:r>
          <w:rPr>
            <w:rFonts w:ascii="Calibri" w:hAnsi="Calibri" w:cs="Calibri" w:hint="cs"/>
            <w:rtl/>
          </w:rPr>
          <w:t xml:space="preserve">, </w:t>
        </w:r>
        <w:r>
          <w:rPr>
            <w:rFonts w:ascii="Calibri" w:hAnsi="Calibri" w:cs="Times New Roman" w:hint="cs"/>
            <w:rtl/>
          </w:rPr>
          <w:t>שכן מדובר בחבילה בלבד</w:t>
        </w:r>
        <w:r>
          <w:rPr>
            <w:rFonts w:ascii="Calibri" w:hAnsi="Calibri" w:cs="Calibri" w:hint="cs"/>
            <w:rtl/>
          </w:rPr>
          <w:t xml:space="preserve">, </w:t>
        </w:r>
        <w:r>
          <w:rPr>
            <w:rFonts w:ascii="Calibri" w:hAnsi="Calibri" w:cs="Times New Roman" w:hint="cs"/>
            <w:rtl/>
          </w:rPr>
          <w:t>ולא ב</w:t>
        </w:r>
        <w:r>
          <w:rPr>
            <w:rFonts w:ascii="Calibri" w:hAnsi="Calibri" w:cs="Calibri"/>
          </w:rPr>
          <w:t>framework</w:t>
        </w:r>
        <w:r>
          <w:rPr>
            <w:rFonts w:ascii="Calibri" w:hAnsi="Calibri" w:cs="Times New Roman" w:hint="cs"/>
            <w:rtl/>
          </w:rPr>
          <w:t xml:space="preserve"> שלם</w:t>
        </w:r>
        <w:r>
          <w:rPr>
            <w:rFonts w:ascii="Calibri" w:hAnsi="Calibri" w:cs="Calibri" w:hint="cs"/>
            <w:rtl/>
          </w:rPr>
          <w:t xml:space="preserve">. </w:t>
        </w:r>
        <w:r>
          <w:rPr>
            <w:rFonts w:ascii="Calibri" w:hAnsi="Calibri" w:cs="Times New Roman" w:hint="cs"/>
            <w:rtl/>
          </w:rPr>
          <w:t>כמו כן</w:t>
        </w:r>
        <w:r>
          <w:rPr>
            <w:rFonts w:ascii="Calibri" w:hAnsi="Calibri" w:cs="Calibri" w:hint="cs"/>
            <w:rtl/>
          </w:rPr>
          <w:t xml:space="preserve">, </w:t>
        </w:r>
        <w:r>
          <w:rPr>
            <w:rFonts w:ascii="Calibri" w:hAnsi="Calibri" w:cs="Times New Roman" w:hint="cs"/>
            <w:rtl/>
          </w:rPr>
          <w:t>אין את ההפרדה המוגדרת ל</w:t>
        </w:r>
        <w:r>
          <w:rPr>
            <w:rFonts w:ascii="Calibri" w:hAnsi="Calibri" w:cs="Calibri"/>
          </w:rPr>
          <w:t>MVC</w:t>
        </w:r>
        <w:r>
          <w:rPr>
            <w:rFonts w:ascii="Calibri" w:hAnsi="Calibri" w:cs="Calibri" w:hint="cs"/>
            <w:rtl/>
          </w:rPr>
          <w:t xml:space="preserve">. </w:t>
        </w:r>
        <w:r>
          <w:rPr>
            <w:rFonts w:ascii="Calibri" w:hAnsi="Calibri" w:cs="Times New Roman" w:hint="cs"/>
            <w:rtl/>
          </w:rPr>
          <w:t>בנוסף</w:t>
        </w:r>
        <w:r>
          <w:rPr>
            <w:rFonts w:ascii="Calibri" w:hAnsi="Calibri" w:cs="Calibri" w:hint="cs"/>
            <w:rtl/>
          </w:rPr>
          <w:t xml:space="preserve">, </w:t>
        </w:r>
        <w:r>
          <w:rPr>
            <w:rFonts w:ascii="Calibri" w:hAnsi="Calibri" w:cs="Calibri"/>
          </w:rPr>
          <w:t>Angular</w:t>
        </w:r>
        <w:r>
          <w:rPr>
            <w:rFonts w:ascii="Calibri" w:hAnsi="Calibri" w:cs="Times New Roman" w:hint="cs"/>
            <w:rtl/>
          </w:rPr>
          <w:t xml:space="preserve"> תומכת ב</w:t>
        </w:r>
        <w:r>
          <w:rPr>
            <w:rFonts w:ascii="Calibri" w:hAnsi="Calibri" w:cs="Calibri"/>
          </w:rPr>
          <w:t>data binding</w:t>
        </w:r>
        <w:r>
          <w:rPr>
            <w:rFonts w:ascii="Calibri" w:hAnsi="Calibri" w:cs="Calibri" w:hint="cs"/>
            <w:rtl/>
          </w:rPr>
          <w:t xml:space="preserve">, </w:t>
        </w:r>
        <w:r>
          <w:rPr>
            <w:rFonts w:ascii="Calibri" w:hAnsi="Calibri" w:cs="Times New Roman" w:hint="cs"/>
            <w:rtl/>
          </w:rPr>
          <w:t>בעוד ב</w:t>
        </w:r>
        <w:r>
          <w:rPr>
            <w:rFonts w:ascii="Calibri" w:hAnsi="Calibri" w:cs="Calibri"/>
          </w:rPr>
          <w:t>jQuery</w:t>
        </w:r>
        <w:r>
          <w:rPr>
            <w:rFonts w:ascii="Calibri" w:hAnsi="Calibri" w:cs="Times New Roman" w:hint="cs"/>
            <w:rtl/>
          </w:rPr>
          <w:t xml:space="preserve"> יש צורך לטפל בכל מקום שבוא נרצה לקשר בין </w:t>
        </w:r>
        <w:r>
          <w:rPr>
            <w:rFonts w:ascii="Calibri" w:hAnsi="Calibri" w:cs="Calibri"/>
          </w:rPr>
          <w:t>data</w:t>
        </w:r>
        <w:r>
          <w:rPr>
            <w:rFonts w:ascii="Calibri" w:hAnsi="Calibri" w:cs="Times New Roman" w:hint="cs"/>
            <w:rtl/>
          </w:rPr>
          <w:t xml:space="preserve"> לבין תצוגה באופן ידני</w:t>
        </w:r>
        <w:r>
          <w:rPr>
            <w:rFonts w:ascii="Calibri" w:hAnsi="Calibri" w:cs="Calibri" w:hint="cs"/>
            <w:rtl/>
          </w:rPr>
          <w:t xml:space="preserve">. </w:t>
        </w:r>
      </w:ins>
    </w:p>
    <w:p w14:paraId="4D45C83E" w14:textId="77777777" w:rsidR="001768C8" w:rsidRDefault="001768C8" w:rsidP="001768C8">
      <w:pPr>
        <w:pStyle w:val="ListParagraph"/>
        <w:bidi/>
        <w:ind w:left="1095"/>
        <w:rPr>
          <w:ins w:id="472" w:author="אורן  ציפורה שור" w:date="2019-12-04T18:19:00Z"/>
          <w:rFonts w:ascii="Calibri" w:hAnsi="Calibri" w:cs="Calibri"/>
          <w:rtl/>
        </w:rPr>
      </w:pPr>
    </w:p>
    <w:p w14:paraId="091FD25C" w14:textId="77777777" w:rsidR="001768C8" w:rsidRPr="009561A7" w:rsidRDefault="001768C8" w:rsidP="001768C8">
      <w:pPr>
        <w:pStyle w:val="ListParagraph"/>
        <w:bidi/>
        <w:ind w:left="1095"/>
        <w:rPr>
          <w:ins w:id="473" w:author="אורן  ציפורה שור" w:date="2019-12-04T18:19:00Z"/>
          <w:rFonts w:ascii="Calibri" w:hAnsi="Calibri" w:cs="Calibri"/>
          <w:rtl/>
        </w:rPr>
      </w:pPr>
      <w:ins w:id="474" w:author="אורן  ציפורה שור" w:date="2019-12-04T18:19:00Z">
        <w:r>
          <w:rPr>
            <w:rFonts w:ascii="Calibri" w:hAnsi="Calibri" w:cs="Times New Roman" w:hint="cs"/>
            <w:rtl/>
          </w:rPr>
          <w:t>אם כן</w:t>
        </w:r>
        <w:r>
          <w:rPr>
            <w:rFonts w:ascii="Calibri" w:hAnsi="Calibri" w:cs="Calibri" w:hint="cs"/>
            <w:rtl/>
          </w:rPr>
          <w:t xml:space="preserve">, </w:t>
        </w:r>
        <w:r>
          <w:rPr>
            <w:rFonts w:ascii="Calibri" w:hAnsi="Calibri" w:cs="Times New Roman" w:hint="cs"/>
            <w:rtl/>
          </w:rPr>
          <w:t>בחרנו ב</w:t>
        </w:r>
        <w:r>
          <w:rPr>
            <w:rFonts w:ascii="Calibri" w:hAnsi="Calibri" w:cs="Calibri"/>
          </w:rPr>
          <w:t>Angular</w:t>
        </w:r>
        <w:r>
          <w:rPr>
            <w:rFonts w:ascii="Calibri" w:hAnsi="Calibri" w:cs="Times New Roman" w:hint="cs"/>
            <w:rtl/>
          </w:rPr>
          <w:t xml:space="preserve"> לאור העובדה שמדובר ב</w:t>
        </w:r>
        <w:r>
          <w:rPr>
            <w:rFonts w:ascii="Calibri" w:hAnsi="Calibri" w:cs="Calibri"/>
          </w:rPr>
          <w:t>framework</w:t>
        </w:r>
        <w:r>
          <w:rPr>
            <w:rFonts w:ascii="Calibri" w:hAnsi="Calibri" w:cs="Times New Roman" w:hint="cs"/>
            <w:rtl/>
          </w:rPr>
          <w:t xml:space="preserve"> עם תמיכה גדולה</w:t>
        </w:r>
        <w:r>
          <w:rPr>
            <w:rFonts w:ascii="Calibri" w:hAnsi="Calibri" w:cs="Calibri" w:hint="cs"/>
            <w:rtl/>
          </w:rPr>
          <w:t xml:space="preserve">, </w:t>
        </w:r>
        <w:r>
          <w:rPr>
            <w:rFonts w:ascii="Calibri" w:hAnsi="Calibri" w:cs="Times New Roman" w:hint="cs"/>
            <w:rtl/>
          </w:rPr>
          <w:t>שכולל פונקציונאליות רבה שנזדקק לה</w:t>
        </w:r>
        <w:r>
          <w:rPr>
            <w:rFonts w:ascii="Calibri" w:hAnsi="Calibri" w:cs="Calibri" w:hint="cs"/>
            <w:rtl/>
          </w:rPr>
          <w:t xml:space="preserve">. </w:t>
        </w:r>
        <w:r>
          <w:rPr>
            <w:rFonts w:ascii="Calibri" w:hAnsi="Calibri" w:cs="Times New Roman" w:hint="cs"/>
            <w:rtl/>
          </w:rPr>
          <w:t>כמו כן</w:t>
        </w:r>
        <w:r>
          <w:rPr>
            <w:rFonts w:ascii="Calibri" w:hAnsi="Calibri" w:cs="Calibri" w:hint="cs"/>
            <w:rtl/>
          </w:rPr>
          <w:t xml:space="preserve">, </w:t>
        </w:r>
        <w:r>
          <w:rPr>
            <w:rFonts w:ascii="Calibri" w:hAnsi="Calibri" w:cs="Times New Roman" w:hint="cs"/>
            <w:rtl/>
          </w:rPr>
          <w:t>החלוקה המוגדרת ל</w:t>
        </w:r>
        <w:r>
          <w:rPr>
            <w:rFonts w:ascii="Calibri" w:hAnsi="Calibri" w:cs="Calibri"/>
          </w:rPr>
          <w:t>MVC</w:t>
        </w:r>
        <w:r>
          <w:rPr>
            <w:rFonts w:ascii="Calibri" w:hAnsi="Calibri" w:cs="Times New Roman" w:hint="cs"/>
            <w:rtl/>
          </w:rPr>
          <w:t xml:space="preserve"> תאפשר לנו לכתוב קוד בצורה יעילה יותר</w:t>
        </w:r>
        <w:r>
          <w:rPr>
            <w:rFonts w:ascii="Calibri" w:hAnsi="Calibri" w:cs="Calibri" w:hint="cs"/>
            <w:rtl/>
          </w:rPr>
          <w:t>.</w:t>
        </w:r>
      </w:ins>
    </w:p>
    <w:p w14:paraId="24D5D31D" w14:textId="77777777" w:rsidR="001768C8" w:rsidRPr="001807B6" w:rsidRDefault="001768C8" w:rsidP="001768C8">
      <w:pPr>
        <w:pStyle w:val="ListParagraph"/>
        <w:bidi/>
        <w:ind w:left="1440" w:hanging="720"/>
        <w:rPr>
          <w:ins w:id="475" w:author="אורן  ציפורה שור" w:date="2019-12-04T18:19:00Z"/>
          <w:rFonts w:ascii="Calibri" w:hAnsi="Calibri" w:cs="Calibri"/>
        </w:rPr>
      </w:pPr>
    </w:p>
    <w:p w14:paraId="3A10C226" w14:textId="77777777" w:rsidR="001768C8" w:rsidRDefault="001768C8" w:rsidP="001768C8">
      <w:pPr>
        <w:pStyle w:val="ListParagraph"/>
        <w:numPr>
          <w:ilvl w:val="0"/>
          <w:numId w:val="10"/>
        </w:numPr>
        <w:bidi/>
        <w:rPr>
          <w:ins w:id="476" w:author="אורן  ציפורה שור" w:date="2019-12-04T18:19:00Z"/>
          <w:rFonts w:ascii="Calibri" w:hAnsi="Calibri" w:cs="Calibri"/>
          <w:highlight w:val="yellow"/>
        </w:rPr>
      </w:pPr>
      <w:ins w:id="477" w:author="אורן  ציפורה שור" w:date="2019-12-04T18:19:00Z">
        <w:r w:rsidRPr="002675C9">
          <w:rPr>
            <w:rFonts w:ascii="Calibri" w:hAnsi="Calibri" w:cs="Calibri"/>
            <w:highlight w:val="yellow"/>
          </w:rPr>
          <w:t>DBs</w:t>
        </w:r>
        <w:r w:rsidRPr="002675C9">
          <w:rPr>
            <w:rFonts w:ascii="Calibri" w:hAnsi="Calibri" w:cs="Calibri" w:hint="cs"/>
            <w:highlight w:val="yellow"/>
            <w:rtl/>
          </w:rPr>
          <w:t xml:space="preserve">: </w:t>
        </w:r>
      </w:ins>
    </w:p>
    <w:p w14:paraId="2FF4F1A4" w14:textId="77777777" w:rsidR="001768C8" w:rsidRDefault="001768C8" w:rsidP="001768C8">
      <w:pPr>
        <w:pStyle w:val="ListParagraph"/>
        <w:bidi/>
        <w:ind w:left="1080"/>
        <w:rPr>
          <w:ins w:id="478" w:author="אורן  ציפורה שור" w:date="2019-12-04T18:19:00Z"/>
          <w:rFonts w:ascii="Calibri" w:hAnsi="Calibri" w:cs="Calibri"/>
          <w:highlight w:val="yellow"/>
          <w:rtl/>
        </w:rPr>
      </w:pPr>
      <w:ins w:id="479" w:author="אורן  ציפורה שור" w:date="2019-12-04T18:19:00Z">
        <w:r>
          <w:rPr>
            <w:rFonts w:ascii="Calibri" w:hAnsi="Calibri" w:cs="Calibri" w:hint="cs"/>
            <w:highlight w:val="yellow"/>
            <w:rtl/>
          </w:rPr>
          <w:t>נתייחס תחילה לשלוש דרכים עקרוניות לניהול המידע בבסיס הנתונים.</w:t>
        </w:r>
      </w:ins>
    </w:p>
    <w:p w14:paraId="62E6DF24" w14:textId="77777777" w:rsidR="001768C8" w:rsidRDefault="001768C8" w:rsidP="001768C8">
      <w:pPr>
        <w:pStyle w:val="ListParagraph"/>
        <w:numPr>
          <w:ilvl w:val="0"/>
          <w:numId w:val="12"/>
        </w:numPr>
        <w:bidi/>
        <w:rPr>
          <w:ins w:id="480" w:author="אורן  ציפורה שור" w:date="2019-12-04T18:19:00Z"/>
          <w:rFonts w:ascii="Calibri" w:hAnsi="Calibri" w:cs="Calibri"/>
          <w:highlight w:val="yellow"/>
        </w:rPr>
      </w:pPr>
      <w:ins w:id="481" w:author="אורן  ציפורה שור" w:date="2019-12-04T18:19:00Z">
        <w:r>
          <w:rPr>
            <w:rFonts w:ascii="Calibri" w:hAnsi="Calibri" w:cs="Calibri" w:hint="cs"/>
            <w:highlight w:val="yellow"/>
            <w:rtl/>
          </w:rPr>
          <w:t>בסיס נתונים רלציוני: זהו בסיס הנתונים שנמצא בשימוש הנרחב ביותר נכון להיום. ביסוד בסיס הנתונים מוגדרות טבלאות (רלציות) בעלות מבנה מוגדר, אשר בהן מסודר המידע. בכל רלציה מוגדר מפתח (שדה אחד או יותר) אשר מזהה באופן חד-ערכי רשומה בטבלה.</w:t>
        </w:r>
      </w:ins>
    </w:p>
    <w:p w14:paraId="4E0B5B9E" w14:textId="77777777" w:rsidR="001768C8" w:rsidRDefault="001768C8" w:rsidP="001768C8">
      <w:pPr>
        <w:pStyle w:val="ListParagraph"/>
        <w:numPr>
          <w:ilvl w:val="0"/>
          <w:numId w:val="12"/>
        </w:numPr>
        <w:bidi/>
        <w:rPr>
          <w:ins w:id="482" w:author="אורן  ציפורה שור" w:date="2019-12-04T18:19:00Z"/>
          <w:rFonts w:ascii="Calibri" w:hAnsi="Calibri" w:cs="Calibri"/>
          <w:highlight w:val="yellow"/>
        </w:rPr>
      </w:pPr>
      <w:ins w:id="483" w:author="אורן  ציפורה שור" w:date="2019-12-04T18:19:00Z">
        <w:r>
          <w:rPr>
            <w:rFonts w:ascii="Calibri" w:hAnsi="Calibri" w:cs="Calibri" w:hint="cs"/>
            <w:highlight w:val="yellow"/>
            <w:rtl/>
          </w:rPr>
          <w:t xml:space="preserve">בסיס נתונים גרפי: בסיס נתונים גרפי מתאים מאוד במקרים בהם המידע שנשמר והיחסים שבין פרטי המידע, מיוצגים בקלות באמצעות גרף (לדוגמה </w:t>
        </w:r>
        <w:r>
          <w:rPr>
            <w:rFonts w:ascii="Calibri" w:hAnsi="Calibri" w:cs="Calibri"/>
            <w:highlight w:val="yellow"/>
            <w:rtl/>
          </w:rPr>
          <w:t>–</w:t>
        </w:r>
        <w:r>
          <w:rPr>
            <w:rFonts w:ascii="Calibri" w:hAnsi="Calibri" w:cs="Calibri" w:hint="cs"/>
            <w:highlight w:val="yellow"/>
            <w:rtl/>
          </w:rPr>
          <w:t xml:space="preserve"> רשתות חברתיות, תשתית כבישים ועוד). </w:t>
        </w:r>
      </w:ins>
    </w:p>
    <w:p w14:paraId="24C699B0" w14:textId="77777777" w:rsidR="001768C8" w:rsidRDefault="001768C8" w:rsidP="001768C8">
      <w:pPr>
        <w:pStyle w:val="ListParagraph"/>
        <w:numPr>
          <w:ilvl w:val="0"/>
          <w:numId w:val="12"/>
        </w:numPr>
        <w:bidi/>
        <w:rPr>
          <w:ins w:id="484" w:author="אורן  ציפורה שור" w:date="2019-12-04T18:19:00Z"/>
          <w:rFonts w:ascii="Calibri" w:hAnsi="Calibri" w:cs="Calibri"/>
          <w:highlight w:val="yellow"/>
        </w:rPr>
      </w:pPr>
      <w:ins w:id="485" w:author="אורן  ציפורה שור" w:date="2019-12-04T18:19:00Z">
        <w:r>
          <w:rPr>
            <w:rFonts w:ascii="Calibri" w:hAnsi="Calibri" w:cs="Calibri" w:hint="cs"/>
            <w:highlight w:val="yellow"/>
            <w:rtl/>
          </w:rPr>
          <w:t xml:space="preserve">בסיס נתונים מבוסס מסמכים: בבסיס נתונים זה נשמרים מסמכים בעלי שדות, ובשדות אלו נשמר המידע. עבור כל מסמך ישנו </w:t>
        </w:r>
        <w:r>
          <w:rPr>
            <w:rFonts w:ascii="Calibri" w:hAnsi="Calibri" w:cs="Calibri"/>
            <w:highlight w:val="yellow"/>
          </w:rPr>
          <w:t>ID</w:t>
        </w:r>
        <w:r>
          <w:rPr>
            <w:rFonts w:ascii="Calibri" w:hAnsi="Calibri" w:cs="Calibri" w:hint="cs"/>
            <w:highlight w:val="yellow"/>
            <w:rtl/>
          </w:rPr>
          <w:t xml:space="preserve"> אשר מזהה אותו באופן חד ערכי. ישנו סינטקס אשר מאפשר הרצת שאילתות כדוגמת "החזר את כל המסמכים שיש להם שדה </w:t>
        </w:r>
        <w:r>
          <w:rPr>
            <w:rFonts w:ascii="Calibri" w:hAnsi="Calibri" w:cs="Calibri"/>
            <w:highlight w:val="yellow"/>
          </w:rPr>
          <w:t>number</w:t>
        </w:r>
        <w:r>
          <w:rPr>
            <w:rFonts w:ascii="Calibri" w:hAnsi="Calibri" w:cs="Calibri" w:hint="cs"/>
            <w:highlight w:val="yellow"/>
            <w:rtl/>
          </w:rPr>
          <w:t xml:space="preserve"> וערכו הוא 2".</w:t>
        </w:r>
      </w:ins>
    </w:p>
    <w:p w14:paraId="7202ADE1" w14:textId="77777777" w:rsidR="001768C8" w:rsidRDefault="001768C8" w:rsidP="001768C8">
      <w:pPr>
        <w:pStyle w:val="ListParagraph"/>
        <w:bidi/>
        <w:ind w:left="1440"/>
        <w:rPr>
          <w:ins w:id="486" w:author="אורן  ציפורה שור" w:date="2019-12-04T18:19:00Z"/>
          <w:rFonts w:ascii="Calibri" w:hAnsi="Calibri" w:cs="Calibri"/>
          <w:highlight w:val="yellow"/>
          <w:rtl/>
        </w:rPr>
      </w:pPr>
    </w:p>
    <w:tbl>
      <w:tblPr>
        <w:tblStyle w:val="TableGrid"/>
        <w:bidiVisual/>
        <w:tblW w:w="0" w:type="auto"/>
        <w:tblInd w:w="1440" w:type="dxa"/>
        <w:tblLook w:val="04A0" w:firstRow="1" w:lastRow="0" w:firstColumn="1" w:lastColumn="0" w:noHBand="0" w:noVBand="1"/>
      </w:tblPr>
      <w:tblGrid>
        <w:gridCol w:w="2220"/>
        <w:gridCol w:w="2384"/>
        <w:gridCol w:w="2306"/>
        <w:gridCol w:w="2440"/>
      </w:tblGrid>
      <w:tr w:rsidR="001768C8" w14:paraId="564A6545" w14:textId="77777777" w:rsidTr="003E0F6D">
        <w:trPr>
          <w:ins w:id="487" w:author="אורן  ציפורה שור" w:date="2019-12-04T18:19:00Z"/>
        </w:trPr>
        <w:tc>
          <w:tcPr>
            <w:tcW w:w="2220" w:type="dxa"/>
          </w:tcPr>
          <w:p w14:paraId="6BD592BD" w14:textId="77777777" w:rsidR="001768C8" w:rsidRDefault="001768C8" w:rsidP="003E0F6D">
            <w:pPr>
              <w:pStyle w:val="ListParagraph"/>
              <w:bidi/>
              <w:ind w:left="0"/>
              <w:rPr>
                <w:ins w:id="488" w:author="אורן  ציפורה שור" w:date="2019-12-04T18:19:00Z"/>
                <w:rFonts w:ascii="Calibri" w:hAnsi="Calibri" w:cs="Calibri"/>
                <w:highlight w:val="yellow"/>
                <w:rtl/>
              </w:rPr>
            </w:pPr>
          </w:p>
        </w:tc>
        <w:tc>
          <w:tcPr>
            <w:tcW w:w="2384" w:type="dxa"/>
          </w:tcPr>
          <w:p w14:paraId="7B6B3C31" w14:textId="77777777" w:rsidR="001768C8" w:rsidRDefault="001768C8" w:rsidP="003E0F6D">
            <w:pPr>
              <w:pStyle w:val="ListParagraph"/>
              <w:bidi/>
              <w:ind w:left="0"/>
              <w:rPr>
                <w:ins w:id="489" w:author="אורן  ציפורה שור" w:date="2019-12-04T18:19:00Z"/>
                <w:rFonts w:ascii="Calibri" w:hAnsi="Calibri" w:cs="Calibri"/>
                <w:highlight w:val="yellow"/>
                <w:rtl/>
              </w:rPr>
            </w:pPr>
            <w:ins w:id="490" w:author="אורן  ציפורה שור" w:date="2019-12-04T18:19:00Z">
              <w:r>
                <w:rPr>
                  <w:rFonts w:ascii="Calibri" w:hAnsi="Calibri" w:cs="Calibri" w:hint="cs"/>
                  <w:highlight w:val="yellow"/>
                  <w:rtl/>
                </w:rPr>
                <w:t>רלציוני</w:t>
              </w:r>
            </w:ins>
          </w:p>
        </w:tc>
        <w:tc>
          <w:tcPr>
            <w:tcW w:w="2306" w:type="dxa"/>
          </w:tcPr>
          <w:p w14:paraId="5BF1146B" w14:textId="77777777" w:rsidR="001768C8" w:rsidRDefault="001768C8" w:rsidP="003E0F6D">
            <w:pPr>
              <w:pStyle w:val="ListParagraph"/>
              <w:bidi/>
              <w:ind w:left="0"/>
              <w:rPr>
                <w:ins w:id="491" w:author="אורן  ציפורה שור" w:date="2019-12-04T18:19:00Z"/>
                <w:rFonts w:ascii="Calibri" w:hAnsi="Calibri" w:cs="Calibri"/>
                <w:highlight w:val="yellow"/>
                <w:rtl/>
              </w:rPr>
            </w:pPr>
            <w:ins w:id="492" w:author="אורן  ציפורה שור" w:date="2019-12-04T18:19:00Z">
              <w:r>
                <w:rPr>
                  <w:rFonts w:ascii="Calibri" w:hAnsi="Calibri" w:cs="Calibri" w:hint="cs"/>
                  <w:highlight w:val="yellow"/>
                  <w:rtl/>
                </w:rPr>
                <w:t>גרפי</w:t>
              </w:r>
            </w:ins>
          </w:p>
        </w:tc>
        <w:tc>
          <w:tcPr>
            <w:tcW w:w="2440" w:type="dxa"/>
          </w:tcPr>
          <w:p w14:paraId="4AA92702" w14:textId="77777777" w:rsidR="001768C8" w:rsidRDefault="001768C8" w:rsidP="003E0F6D">
            <w:pPr>
              <w:pStyle w:val="ListParagraph"/>
              <w:bidi/>
              <w:ind w:left="0"/>
              <w:rPr>
                <w:ins w:id="493" w:author="אורן  ציפורה שור" w:date="2019-12-04T18:19:00Z"/>
                <w:rFonts w:ascii="Calibri" w:hAnsi="Calibri" w:cs="Calibri"/>
                <w:highlight w:val="yellow"/>
                <w:rtl/>
              </w:rPr>
            </w:pPr>
            <w:ins w:id="494" w:author="אורן  ציפורה שור" w:date="2019-12-04T18:19:00Z">
              <w:r>
                <w:rPr>
                  <w:rFonts w:ascii="Calibri" w:hAnsi="Calibri" w:cs="Calibri" w:hint="cs"/>
                  <w:highlight w:val="yellow"/>
                  <w:rtl/>
                </w:rPr>
                <w:t>מסמכים</w:t>
              </w:r>
            </w:ins>
          </w:p>
        </w:tc>
      </w:tr>
      <w:tr w:rsidR="001768C8" w14:paraId="76AF9094" w14:textId="77777777" w:rsidTr="003E0F6D">
        <w:trPr>
          <w:ins w:id="495" w:author="אורן  ציפורה שור" w:date="2019-12-04T18:19:00Z"/>
        </w:trPr>
        <w:tc>
          <w:tcPr>
            <w:tcW w:w="2220" w:type="dxa"/>
          </w:tcPr>
          <w:p w14:paraId="7F1BF755" w14:textId="77777777" w:rsidR="001768C8" w:rsidRDefault="001768C8" w:rsidP="003E0F6D">
            <w:pPr>
              <w:pStyle w:val="ListParagraph"/>
              <w:bidi/>
              <w:ind w:left="0"/>
              <w:rPr>
                <w:ins w:id="496" w:author="אורן  ציפורה שור" w:date="2019-12-04T18:19:00Z"/>
                <w:rFonts w:ascii="Calibri" w:hAnsi="Calibri" w:cs="Calibri"/>
                <w:highlight w:val="yellow"/>
                <w:rtl/>
              </w:rPr>
            </w:pPr>
            <w:ins w:id="497" w:author="אורן  ציפורה שור" w:date="2019-12-04T18:19:00Z">
              <w:r>
                <w:rPr>
                  <w:rFonts w:ascii="Calibri" w:hAnsi="Calibri" w:cs="Calibri" w:hint="cs"/>
                  <w:highlight w:val="yellow"/>
                  <w:rtl/>
                </w:rPr>
                <w:t>מבנה מוגדר עבור כל פיסת מידע</w:t>
              </w:r>
            </w:ins>
          </w:p>
        </w:tc>
        <w:tc>
          <w:tcPr>
            <w:tcW w:w="2384" w:type="dxa"/>
          </w:tcPr>
          <w:p w14:paraId="6EEC6DF7" w14:textId="77777777" w:rsidR="001768C8" w:rsidRDefault="001768C8" w:rsidP="003E0F6D">
            <w:pPr>
              <w:pStyle w:val="ListParagraph"/>
              <w:bidi/>
              <w:ind w:left="0"/>
              <w:rPr>
                <w:ins w:id="498" w:author="אורן  ציפורה שור" w:date="2019-12-04T18:19:00Z"/>
                <w:rFonts w:ascii="Calibri" w:hAnsi="Calibri" w:cs="Calibri"/>
                <w:highlight w:val="yellow"/>
                <w:rtl/>
              </w:rPr>
            </w:pPr>
            <w:ins w:id="499" w:author="אורן  ציפורה שור" w:date="2019-12-04T18:19:00Z">
              <w:r>
                <w:rPr>
                  <w:rFonts w:ascii="Calibri" w:hAnsi="Calibri" w:cs="Calibri" w:hint="cs"/>
                  <w:highlight w:val="yellow"/>
                  <w:rtl/>
                </w:rPr>
                <w:t>כן. מוגדר בעבור כל רלציה</w:t>
              </w:r>
            </w:ins>
          </w:p>
        </w:tc>
        <w:tc>
          <w:tcPr>
            <w:tcW w:w="2306" w:type="dxa"/>
          </w:tcPr>
          <w:p w14:paraId="7F4380C2" w14:textId="77777777" w:rsidR="001768C8" w:rsidRDefault="001768C8" w:rsidP="003E0F6D">
            <w:pPr>
              <w:pStyle w:val="ListParagraph"/>
              <w:bidi/>
              <w:ind w:left="0"/>
              <w:rPr>
                <w:ins w:id="500" w:author="אורן  ציפורה שור" w:date="2019-12-04T18:19:00Z"/>
                <w:rFonts w:ascii="Calibri" w:hAnsi="Calibri" w:cs="Calibri"/>
                <w:highlight w:val="yellow"/>
                <w:rtl/>
              </w:rPr>
            </w:pPr>
            <w:ins w:id="501" w:author="אורן  ציפורה שור" w:date="2019-12-04T18:19:00Z">
              <w:r>
                <w:rPr>
                  <w:rFonts w:ascii="Calibri" w:hAnsi="Calibri" w:cs="Calibri" w:hint="cs"/>
                  <w:highlight w:val="yellow"/>
                  <w:rtl/>
                </w:rPr>
                <w:t>לא. מוגדר על הקשר בין כל קודקוד וקודקוד.</w:t>
              </w:r>
            </w:ins>
          </w:p>
        </w:tc>
        <w:tc>
          <w:tcPr>
            <w:tcW w:w="2440" w:type="dxa"/>
          </w:tcPr>
          <w:p w14:paraId="5BAF7F32" w14:textId="77777777" w:rsidR="001768C8" w:rsidRDefault="001768C8" w:rsidP="003E0F6D">
            <w:pPr>
              <w:pStyle w:val="ListParagraph"/>
              <w:bidi/>
              <w:ind w:left="0"/>
              <w:rPr>
                <w:ins w:id="502" w:author="אורן  ציפורה שור" w:date="2019-12-04T18:19:00Z"/>
                <w:rFonts w:ascii="Calibri" w:hAnsi="Calibri" w:cs="Calibri"/>
                <w:highlight w:val="yellow"/>
                <w:rtl/>
              </w:rPr>
            </w:pPr>
            <w:ins w:id="503" w:author="אורן  ציפורה שור" w:date="2019-12-04T18:19:00Z">
              <w:r>
                <w:rPr>
                  <w:rFonts w:ascii="Calibri" w:hAnsi="Calibri" w:cs="Calibri" w:hint="cs"/>
                  <w:highlight w:val="yellow"/>
                  <w:rtl/>
                </w:rPr>
                <w:t>לא. לכל מסמך עשוי להיות מבנה משלו.</w:t>
              </w:r>
            </w:ins>
          </w:p>
        </w:tc>
      </w:tr>
      <w:tr w:rsidR="001768C8" w14:paraId="717D3621" w14:textId="77777777" w:rsidTr="003E0F6D">
        <w:trPr>
          <w:ins w:id="504" w:author="אורן  ציפורה שור" w:date="2019-12-04T18:19:00Z"/>
        </w:trPr>
        <w:tc>
          <w:tcPr>
            <w:tcW w:w="2220" w:type="dxa"/>
          </w:tcPr>
          <w:p w14:paraId="484A81CA" w14:textId="77777777" w:rsidR="001768C8" w:rsidRDefault="001768C8" w:rsidP="003E0F6D">
            <w:pPr>
              <w:pStyle w:val="ListParagraph"/>
              <w:bidi/>
              <w:ind w:left="0"/>
              <w:rPr>
                <w:ins w:id="505" w:author="אורן  ציפורה שור" w:date="2019-12-04T18:19:00Z"/>
                <w:rFonts w:ascii="Calibri" w:hAnsi="Calibri" w:cs="Calibri"/>
                <w:highlight w:val="yellow"/>
                <w:rtl/>
              </w:rPr>
            </w:pPr>
            <w:ins w:id="506" w:author="אורן  ציפורה שור" w:date="2019-12-04T18:19:00Z">
              <w:r>
                <w:rPr>
                  <w:rFonts w:ascii="Calibri" w:hAnsi="Calibri" w:cs="Calibri" w:hint="cs"/>
                  <w:highlight w:val="yellow"/>
                  <w:rtl/>
                </w:rPr>
                <w:t xml:space="preserve">עבודה מול שפות </w:t>
              </w:r>
              <w:r>
                <w:rPr>
                  <w:rFonts w:ascii="Calibri" w:hAnsi="Calibri" w:cs="Calibri"/>
                  <w:highlight w:val="yellow"/>
                </w:rPr>
                <w:t>OOP</w:t>
              </w:r>
            </w:ins>
          </w:p>
        </w:tc>
        <w:tc>
          <w:tcPr>
            <w:tcW w:w="2384" w:type="dxa"/>
          </w:tcPr>
          <w:p w14:paraId="6D61FE51" w14:textId="77777777" w:rsidR="001768C8" w:rsidRDefault="001768C8" w:rsidP="003E0F6D">
            <w:pPr>
              <w:pStyle w:val="ListParagraph"/>
              <w:bidi/>
              <w:ind w:left="0"/>
              <w:rPr>
                <w:ins w:id="507" w:author="אורן  ציפורה שור" w:date="2019-12-04T18:19:00Z"/>
                <w:rFonts w:ascii="Calibri" w:hAnsi="Calibri" w:cs="Calibri"/>
                <w:highlight w:val="yellow"/>
                <w:rtl/>
              </w:rPr>
            </w:pPr>
            <w:ins w:id="508" w:author="אורן  ציפורה שור" w:date="2019-12-04T18:19:00Z">
              <w:r>
                <w:rPr>
                  <w:rFonts w:ascii="Calibri" w:hAnsi="Calibri" w:cs="Calibri" w:hint="cs"/>
                  <w:highlight w:val="yellow"/>
                  <w:rtl/>
                </w:rPr>
                <w:t>דורש התאמה, שכן המידע של כל אובייקט פרוש על פני מספר טבלאות.</w:t>
              </w:r>
            </w:ins>
          </w:p>
        </w:tc>
        <w:tc>
          <w:tcPr>
            <w:tcW w:w="2306" w:type="dxa"/>
          </w:tcPr>
          <w:p w14:paraId="636664C2" w14:textId="77777777" w:rsidR="001768C8" w:rsidRDefault="001768C8" w:rsidP="003E0F6D">
            <w:pPr>
              <w:pStyle w:val="ListParagraph"/>
              <w:bidi/>
              <w:ind w:left="0"/>
              <w:rPr>
                <w:ins w:id="509" w:author="אורן  ציפורה שור" w:date="2019-12-04T18:19:00Z"/>
                <w:rFonts w:ascii="Calibri" w:hAnsi="Calibri" w:cs="Calibri"/>
                <w:highlight w:val="yellow"/>
                <w:rtl/>
              </w:rPr>
            </w:pPr>
            <w:ins w:id="510" w:author="אורן  ציפורה שור" w:date="2019-12-04T18:19:00Z">
              <w:r>
                <w:rPr>
                  <w:rFonts w:ascii="Calibri" w:hAnsi="Calibri" w:cs="Calibri" w:hint="cs"/>
                  <w:highlight w:val="yellow"/>
                  <w:rtl/>
                </w:rPr>
                <w:t xml:space="preserve"> כל </w:t>
              </w:r>
              <w:r>
                <w:rPr>
                  <w:rFonts w:ascii="Calibri" w:hAnsi="Calibri" w:cs="Calibri"/>
                  <w:highlight w:val="yellow"/>
                </w:rPr>
                <w:t>Node</w:t>
              </w:r>
              <w:r>
                <w:rPr>
                  <w:rFonts w:ascii="Calibri" w:hAnsi="Calibri" w:cs="Calibri" w:hint="cs"/>
                  <w:highlight w:val="yellow"/>
                  <w:rtl/>
                </w:rPr>
                <w:t xml:space="preserve"> ניתן להציג כאובייקט </w:t>
              </w:r>
              <w:r>
                <w:rPr>
                  <w:rFonts w:ascii="Calibri" w:hAnsi="Calibri" w:cs="Calibri"/>
                  <w:highlight w:val="yellow"/>
                </w:rPr>
                <w:t>OOP</w:t>
              </w:r>
              <w:r>
                <w:rPr>
                  <w:rFonts w:ascii="Calibri" w:hAnsi="Calibri" w:cs="Calibri" w:hint="cs"/>
                  <w:highlight w:val="yellow"/>
                  <w:rtl/>
                </w:rPr>
                <w:t>, אך לא כל אובייקט ניתן להציג כגרף. ההתאמה תלויה בעולם התוכן.</w:t>
              </w:r>
            </w:ins>
          </w:p>
        </w:tc>
        <w:tc>
          <w:tcPr>
            <w:tcW w:w="2440" w:type="dxa"/>
          </w:tcPr>
          <w:p w14:paraId="6A343FB7" w14:textId="77777777" w:rsidR="001768C8" w:rsidRDefault="001768C8" w:rsidP="003E0F6D">
            <w:pPr>
              <w:pStyle w:val="ListParagraph"/>
              <w:bidi/>
              <w:ind w:left="0"/>
              <w:rPr>
                <w:ins w:id="511" w:author="אורן  ציפורה שור" w:date="2019-12-04T18:19:00Z"/>
                <w:rFonts w:ascii="Calibri" w:hAnsi="Calibri" w:cs="Calibri"/>
                <w:highlight w:val="yellow"/>
                <w:rtl/>
              </w:rPr>
            </w:pPr>
            <w:ins w:id="512" w:author="אורן  ציפורה שור" w:date="2019-12-04T18:19:00Z">
              <w:r>
                <w:rPr>
                  <w:rFonts w:ascii="Calibri" w:hAnsi="Calibri" w:cs="Calibri" w:hint="cs"/>
                  <w:highlight w:val="yellow"/>
                  <w:rtl/>
                </w:rPr>
                <w:t xml:space="preserve">המעבר משפת תכנות </w:t>
              </w:r>
              <w:r>
                <w:rPr>
                  <w:rFonts w:ascii="Calibri" w:hAnsi="Calibri" w:cs="Calibri"/>
                  <w:highlight w:val="yellow"/>
                </w:rPr>
                <w:t>OOP</w:t>
              </w:r>
              <w:r>
                <w:rPr>
                  <w:rFonts w:ascii="Calibri" w:hAnsi="Calibri" w:cs="Calibri" w:hint="cs"/>
                  <w:highlight w:val="yellow"/>
                  <w:rtl/>
                </w:rPr>
                <w:t xml:space="preserve"> הינו טריוויאלי.</w:t>
              </w:r>
            </w:ins>
          </w:p>
        </w:tc>
      </w:tr>
      <w:tr w:rsidR="001768C8" w14:paraId="0E33B8F6" w14:textId="77777777" w:rsidTr="003E0F6D">
        <w:trPr>
          <w:ins w:id="513" w:author="אורן  ציפורה שור" w:date="2019-12-04T18:19:00Z"/>
        </w:trPr>
        <w:tc>
          <w:tcPr>
            <w:tcW w:w="2220" w:type="dxa"/>
          </w:tcPr>
          <w:p w14:paraId="6B928A58" w14:textId="77777777" w:rsidR="001768C8" w:rsidRDefault="001768C8" w:rsidP="003E0F6D">
            <w:pPr>
              <w:pStyle w:val="ListParagraph"/>
              <w:bidi/>
              <w:ind w:left="0"/>
              <w:rPr>
                <w:ins w:id="514" w:author="אורן  ציפורה שור" w:date="2019-12-04T18:19:00Z"/>
                <w:rFonts w:ascii="Calibri" w:hAnsi="Calibri" w:cs="Calibri"/>
                <w:highlight w:val="yellow"/>
                <w:rtl/>
              </w:rPr>
            </w:pPr>
          </w:p>
        </w:tc>
        <w:tc>
          <w:tcPr>
            <w:tcW w:w="2384" w:type="dxa"/>
          </w:tcPr>
          <w:p w14:paraId="6FD243A2" w14:textId="77777777" w:rsidR="001768C8" w:rsidRDefault="001768C8" w:rsidP="003E0F6D">
            <w:pPr>
              <w:pStyle w:val="ListParagraph"/>
              <w:bidi/>
              <w:ind w:left="0"/>
              <w:rPr>
                <w:ins w:id="515" w:author="אורן  ציפורה שור" w:date="2019-12-04T18:19:00Z"/>
                <w:rFonts w:ascii="Calibri" w:hAnsi="Calibri" w:cs="Calibri"/>
                <w:highlight w:val="yellow"/>
                <w:rtl/>
              </w:rPr>
            </w:pPr>
          </w:p>
        </w:tc>
        <w:tc>
          <w:tcPr>
            <w:tcW w:w="2306" w:type="dxa"/>
          </w:tcPr>
          <w:p w14:paraId="70798CD1" w14:textId="77777777" w:rsidR="001768C8" w:rsidRDefault="001768C8" w:rsidP="003E0F6D">
            <w:pPr>
              <w:pStyle w:val="ListParagraph"/>
              <w:bidi/>
              <w:ind w:left="0"/>
              <w:rPr>
                <w:ins w:id="516" w:author="אורן  ציפורה שור" w:date="2019-12-04T18:19:00Z"/>
                <w:rFonts w:ascii="Calibri" w:hAnsi="Calibri" w:cs="Calibri"/>
                <w:highlight w:val="yellow"/>
                <w:rtl/>
              </w:rPr>
            </w:pPr>
          </w:p>
        </w:tc>
        <w:tc>
          <w:tcPr>
            <w:tcW w:w="2440" w:type="dxa"/>
          </w:tcPr>
          <w:p w14:paraId="021C2E95" w14:textId="77777777" w:rsidR="001768C8" w:rsidRDefault="001768C8" w:rsidP="003E0F6D">
            <w:pPr>
              <w:pStyle w:val="ListParagraph"/>
              <w:bidi/>
              <w:ind w:left="0"/>
              <w:rPr>
                <w:ins w:id="517" w:author="אורן  ציפורה שור" w:date="2019-12-04T18:19:00Z"/>
                <w:rFonts w:ascii="Calibri" w:hAnsi="Calibri" w:cs="Calibri"/>
                <w:highlight w:val="yellow"/>
                <w:rtl/>
              </w:rPr>
            </w:pPr>
          </w:p>
        </w:tc>
      </w:tr>
    </w:tbl>
    <w:p w14:paraId="714B7D00" w14:textId="77777777" w:rsidR="001768C8" w:rsidRDefault="001768C8" w:rsidP="001768C8">
      <w:pPr>
        <w:pStyle w:val="ListParagraph"/>
        <w:bidi/>
        <w:ind w:left="1440"/>
        <w:rPr>
          <w:ins w:id="518" w:author="אורן  ציפורה שור" w:date="2019-12-04T18:19:00Z"/>
          <w:rFonts w:ascii="Calibri" w:hAnsi="Calibri" w:cs="Calibri"/>
          <w:highlight w:val="yellow"/>
          <w:rtl/>
        </w:rPr>
      </w:pPr>
    </w:p>
    <w:p w14:paraId="78074C5A" w14:textId="77777777" w:rsidR="001768C8" w:rsidRPr="002675C9" w:rsidRDefault="001768C8" w:rsidP="001768C8">
      <w:pPr>
        <w:pStyle w:val="ListParagraph"/>
        <w:numPr>
          <w:ilvl w:val="0"/>
          <w:numId w:val="10"/>
        </w:numPr>
        <w:bidi/>
        <w:rPr>
          <w:ins w:id="519" w:author="אורן  ציפורה שור" w:date="2019-12-04T18:19:00Z"/>
          <w:rFonts w:ascii="Calibri" w:hAnsi="Calibri" w:cs="Calibri"/>
          <w:highlight w:val="yellow"/>
        </w:rPr>
      </w:pPr>
      <w:ins w:id="520" w:author="אורן  ציפורה שור" w:date="2019-12-04T18:19:00Z">
        <w:r w:rsidRPr="002675C9">
          <w:rPr>
            <w:rFonts w:ascii="Calibri" w:hAnsi="Calibri" w:cs="Times New Roman" w:hint="cs"/>
            <w:highlight w:val="yellow"/>
            <w:rtl/>
          </w:rPr>
          <w:t xml:space="preserve">בנינו שני מבנים אפשריים לבסיס הנתונים ובימים אלו העברנו את המבנים והדרישות לדוקטורנטית במחלקה שחוקרת התאמות של </w:t>
        </w:r>
        <w:r w:rsidRPr="002675C9">
          <w:rPr>
            <w:rFonts w:ascii="Calibri" w:hAnsi="Calibri" w:cs="Calibri" w:hint="cs"/>
            <w:highlight w:val="yellow"/>
          </w:rPr>
          <w:t>DB</w:t>
        </w:r>
        <w:r w:rsidRPr="002675C9">
          <w:rPr>
            <w:rFonts w:ascii="Calibri" w:hAnsi="Calibri" w:cs="Times New Roman" w:hint="cs"/>
            <w:highlight w:val="yellow"/>
            <w:rtl/>
          </w:rPr>
          <w:t xml:space="preserve"> לדרישות הטכניות של פרויקטים</w:t>
        </w:r>
        <w:r w:rsidRPr="002675C9">
          <w:rPr>
            <w:rFonts w:ascii="Calibri" w:hAnsi="Calibri" w:cs="Calibri" w:hint="cs"/>
            <w:highlight w:val="yellow"/>
            <w:rtl/>
          </w:rPr>
          <w:t xml:space="preserve">. </w:t>
        </w:r>
        <w:r w:rsidRPr="002675C9">
          <w:rPr>
            <w:rFonts w:ascii="Calibri" w:hAnsi="Calibri" w:cs="Times New Roman" w:hint="cs"/>
            <w:highlight w:val="yellow"/>
            <w:rtl/>
          </w:rPr>
          <w:t>מחכים לתשובה</w:t>
        </w:r>
        <w:r w:rsidRPr="002675C9">
          <w:rPr>
            <w:rFonts w:ascii="Calibri" w:hAnsi="Calibri" w:cs="Calibri" w:hint="cs"/>
            <w:highlight w:val="yellow"/>
            <w:rtl/>
          </w:rPr>
          <w:t>.</w:t>
        </w:r>
      </w:ins>
    </w:p>
    <w:p w14:paraId="4B091381" w14:textId="77777777" w:rsidR="001768C8" w:rsidRPr="002675C9" w:rsidRDefault="001768C8" w:rsidP="001768C8">
      <w:pPr>
        <w:bidi/>
        <w:ind w:left="720"/>
        <w:rPr>
          <w:ins w:id="521" w:author="אורן  ציפורה שור" w:date="2019-12-04T18:19:00Z"/>
          <w:rFonts w:ascii="Calibri" w:hAnsi="Calibri" w:cs="Calibri"/>
          <w:highlight w:val="yellow"/>
        </w:rPr>
      </w:pPr>
    </w:p>
    <w:p w14:paraId="363E0A9D" w14:textId="77777777" w:rsidR="001768C8" w:rsidRPr="002675C9" w:rsidRDefault="001768C8" w:rsidP="001768C8">
      <w:pPr>
        <w:bidi/>
        <w:ind w:left="1080"/>
        <w:rPr>
          <w:ins w:id="522" w:author="אורן  ציפורה שור" w:date="2019-12-04T18:19:00Z"/>
          <w:rFonts w:ascii="Calibri" w:hAnsi="Calibri" w:cs="Calibri"/>
          <w:highlight w:val="yellow"/>
          <w:rtl/>
        </w:rPr>
      </w:pPr>
      <w:ins w:id="523" w:author="אורן  ציפורה שור" w:date="2019-12-04T18:19:00Z">
        <w:r w:rsidRPr="002675C9">
          <w:rPr>
            <w:rFonts w:ascii="Calibri" w:hAnsi="Calibri" w:cs="Times New Roman" w:hint="cs"/>
            <w:highlight w:val="yellow"/>
            <w:rtl/>
          </w:rPr>
          <w:t>בין האפשרויות שעומדות בפנינו</w:t>
        </w:r>
        <w:r w:rsidRPr="002675C9">
          <w:rPr>
            <w:rFonts w:ascii="Calibri" w:hAnsi="Calibri" w:cs="Calibri" w:hint="cs"/>
            <w:highlight w:val="yellow"/>
            <w:rtl/>
          </w:rPr>
          <w:t xml:space="preserve">, </w:t>
        </w:r>
        <w:r w:rsidRPr="002675C9">
          <w:rPr>
            <w:rFonts w:ascii="Calibri" w:hAnsi="Calibri" w:cs="Times New Roman" w:hint="cs"/>
            <w:highlight w:val="yellow"/>
            <w:rtl/>
          </w:rPr>
          <w:t>ניתך למנות את השרתים הבאים</w:t>
        </w:r>
        <w:r w:rsidRPr="002675C9">
          <w:rPr>
            <w:rFonts w:ascii="Calibri" w:hAnsi="Calibri" w:cs="Calibri" w:hint="cs"/>
            <w:highlight w:val="yellow"/>
            <w:rtl/>
          </w:rPr>
          <w:t xml:space="preserve">: </w:t>
        </w:r>
        <w:r w:rsidRPr="002675C9">
          <w:rPr>
            <w:rFonts w:ascii="Calibri" w:hAnsi="Calibri" w:cs="Calibri"/>
            <w:highlight w:val="yellow"/>
          </w:rPr>
          <w:t>MyS</w:t>
        </w:r>
        <w:r w:rsidRPr="002675C9">
          <w:rPr>
            <w:rFonts w:ascii="Calibri" w:hAnsi="Calibri" w:cs="Calibri" w:hint="cs"/>
            <w:highlight w:val="yellow"/>
          </w:rPr>
          <w:t>QL</w:t>
        </w:r>
        <w:r w:rsidRPr="002675C9">
          <w:rPr>
            <w:rFonts w:ascii="Calibri" w:hAnsi="Calibri" w:cs="Calibri" w:hint="cs"/>
            <w:highlight w:val="yellow"/>
            <w:rtl/>
          </w:rPr>
          <w:t xml:space="preserve">, </w:t>
        </w:r>
        <w:r w:rsidRPr="002675C9">
          <w:rPr>
            <w:rFonts w:ascii="Calibri" w:hAnsi="Calibri" w:cs="Calibri"/>
            <w:highlight w:val="yellow"/>
          </w:rPr>
          <w:t>MariaDB</w:t>
        </w:r>
        <w:r w:rsidRPr="002675C9">
          <w:rPr>
            <w:rFonts w:ascii="Calibri" w:hAnsi="Calibri" w:cs="Calibri" w:hint="cs"/>
            <w:highlight w:val="yellow"/>
            <w:rtl/>
          </w:rPr>
          <w:t xml:space="preserve">, </w:t>
        </w:r>
        <w:r w:rsidRPr="002675C9">
          <w:rPr>
            <w:rFonts w:ascii="Calibri" w:hAnsi="Calibri" w:cs="Calibri"/>
            <w:highlight w:val="yellow"/>
          </w:rPr>
          <w:t>PostgreSQL</w:t>
        </w:r>
        <w:r w:rsidRPr="002675C9">
          <w:rPr>
            <w:rFonts w:ascii="Calibri" w:hAnsi="Calibri" w:cs="Calibri" w:hint="cs"/>
            <w:highlight w:val="yellow"/>
            <w:rtl/>
          </w:rPr>
          <w:t xml:space="preserve">, </w:t>
        </w:r>
        <w:r w:rsidRPr="002675C9">
          <w:rPr>
            <w:rFonts w:ascii="Calibri" w:hAnsi="Calibri" w:cs="Calibri"/>
            <w:highlight w:val="yellow"/>
          </w:rPr>
          <w:t>SQLite</w:t>
        </w:r>
        <w:r w:rsidRPr="002675C9">
          <w:rPr>
            <w:rFonts w:ascii="Calibri" w:hAnsi="Calibri" w:cs="Calibri" w:hint="cs"/>
            <w:highlight w:val="yellow"/>
            <w:rtl/>
          </w:rPr>
          <w:t xml:space="preserve">, </w:t>
        </w:r>
        <w:r w:rsidRPr="002675C9">
          <w:rPr>
            <w:rFonts w:ascii="Calibri" w:hAnsi="Calibri" w:cs="Calibri" w:hint="cs"/>
            <w:highlight w:val="yellow"/>
          </w:rPr>
          <w:t>M</w:t>
        </w:r>
        <w:r w:rsidRPr="002675C9">
          <w:rPr>
            <w:rFonts w:ascii="Calibri" w:hAnsi="Calibri" w:cs="Calibri"/>
            <w:highlight w:val="yellow"/>
          </w:rPr>
          <w:t>ongoDB</w:t>
        </w:r>
        <w:r w:rsidRPr="002675C9">
          <w:rPr>
            <w:rFonts w:ascii="Calibri" w:hAnsi="Calibri" w:cs="Calibri" w:hint="cs"/>
            <w:highlight w:val="yellow"/>
            <w:rtl/>
          </w:rPr>
          <w:t xml:space="preserve">, </w:t>
        </w:r>
        <w:r w:rsidRPr="002675C9">
          <w:rPr>
            <w:rFonts w:ascii="Calibri" w:hAnsi="Calibri" w:cs="Calibri" w:hint="cs"/>
            <w:highlight w:val="yellow"/>
          </w:rPr>
          <w:t>N</w:t>
        </w:r>
        <w:r w:rsidRPr="002675C9">
          <w:rPr>
            <w:rFonts w:ascii="Calibri" w:hAnsi="Calibri" w:cs="Calibri"/>
            <w:highlight w:val="yellow"/>
          </w:rPr>
          <w:t>eo4j</w:t>
        </w:r>
        <w:r w:rsidRPr="002675C9">
          <w:rPr>
            <w:rFonts w:ascii="Calibri" w:hAnsi="Calibri" w:cs="Calibri" w:hint="cs"/>
            <w:highlight w:val="yellow"/>
            <w:rtl/>
          </w:rPr>
          <w:t xml:space="preserve">, </w:t>
        </w:r>
        <w:r w:rsidRPr="002675C9">
          <w:rPr>
            <w:rFonts w:ascii="Calibri" w:hAnsi="Calibri" w:cs="Calibri"/>
            <w:highlight w:val="yellow"/>
          </w:rPr>
          <w:t>Cassandra</w:t>
        </w:r>
        <w:r w:rsidRPr="002675C9">
          <w:rPr>
            <w:rFonts w:ascii="Calibri" w:hAnsi="Calibri" w:cs="Calibri" w:hint="cs"/>
            <w:highlight w:val="yellow"/>
            <w:rtl/>
          </w:rPr>
          <w:t xml:space="preserve">. </w:t>
        </w:r>
      </w:ins>
    </w:p>
    <w:p w14:paraId="0529FF35" w14:textId="77777777" w:rsidR="001768C8" w:rsidRPr="002675C9" w:rsidRDefault="001768C8" w:rsidP="001768C8">
      <w:pPr>
        <w:bidi/>
        <w:ind w:left="1080"/>
        <w:rPr>
          <w:ins w:id="524" w:author="אורן  ציפורה שור" w:date="2019-12-04T18:19:00Z"/>
          <w:rFonts w:ascii="Calibri" w:hAnsi="Calibri" w:cs="Calibri"/>
          <w:highlight w:val="yellow"/>
          <w:rtl/>
        </w:rPr>
      </w:pPr>
      <w:ins w:id="525" w:author="אורן  ציפורה שור" w:date="2019-12-04T18:19:00Z">
        <w:r w:rsidRPr="002675C9">
          <w:rPr>
            <w:rFonts w:ascii="Calibri" w:hAnsi="Calibri" w:cs="Calibri"/>
            <w:highlight w:val="yellow"/>
          </w:rPr>
          <w:t>SQLite</w:t>
        </w:r>
        <w:r w:rsidRPr="002675C9">
          <w:rPr>
            <w:rFonts w:ascii="Calibri" w:hAnsi="Calibri" w:cs="Times New Roman" w:hint="cs"/>
            <w:highlight w:val="yellow"/>
            <w:rtl/>
          </w:rPr>
          <w:t xml:space="preserve"> היא מערכת קטנה</w:t>
        </w:r>
        <w:r w:rsidRPr="002675C9">
          <w:rPr>
            <w:rFonts w:ascii="Calibri" w:hAnsi="Calibri" w:cs="Calibri" w:hint="cs"/>
            <w:highlight w:val="yellow"/>
            <w:rtl/>
          </w:rPr>
          <w:t xml:space="preserve">, </w:t>
        </w:r>
        <w:r w:rsidRPr="002675C9">
          <w:rPr>
            <w:rFonts w:ascii="Calibri" w:hAnsi="Calibri" w:cs="Times New Roman" w:hint="cs"/>
            <w:highlight w:val="yellow"/>
            <w:rtl/>
          </w:rPr>
          <w:t>ומתאימה מאוד להטמעה ב</w:t>
        </w:r>
        <w:r w:rsidRPr="002675C9">
          <w:rPr>
            <w:rFonts w:ascii="Calibri" w:hAnsi="Calibri" w:cs="Calibri"/>
            <w:highlight w:val="yellow"/>
          </w:rPr>
          <w:t>IoT</w:t>
        </w:r>
        <w:r w:rsidRPr="002675C9">
          <w:rPr>
            <w:rFonts w:ascii="Calibri" w:hAnsi="Calibri" w:cs="Times New Roman" w:hint="cs"/>
            <w:highlight w:val="yellow"/>
            <w:rtl/>
          </w:rPr>
          <w:t xml:space="preserve"> ומערכות </w:t>
        </w:r>
        <w:r w:rsidRPr="002675C9">
          <w:rPr>
            <w:rFonts w:ascii="Calibri" w:hAnsi="Calibri" w:cs="Calibri"/>
            <w:highlight w:val="yellow"/>
          </w:rPr>
          <w:t>embedded</w:t>
        </w:r>
        <w:r w:rsidRPr="002675C9">
          <w:rPr>
            <w:rFonts w:ascii="Calibri" w:hAnsi="Calibri" w:cs="Calibri" w:hint="cs"/>
            <w:highlight w:val="yellow"/>
            <w:rtl/>
          </w:rPr>
          <w:t xml:space="preserve">. </w:t>
        </w:r>
        <w:r w:rsidRPr="002675C9">
          <w:rPr>
            <w:rFonts w:ascii="Calibri" w:hAnsi="Calibri" w:cs="Times New Roman" w:hint="cs"/>
            <w:highlight w:val="yellow"/>
            <w:rtl/>
          </w:rPr>
          <w:t>המערכת לא תומכת בחיבור של מספר משתמשים עם הרשאות שונות</w:t>
        </w:r>
        <w:r w:rsidRPr="002675C9">
          <w:rPr>
            <w:rFonts w:ascii="Calibri" w:hAnsi="Calibri" w:cs="Calibri" w:hint="cs"/>
            <w:highlight w:val="yellow"/>
            <w:rtl/>
          </w:rPr>
          <w:t xml:space="preserve">, </w:t>
        </w:r>
        <w:r w:rsidRPr="002675C9">
          <w:rPr>
            <w:rFonts w:ascii="Calibri" w:hAnsi="Calibri" w:cs="Times New Roman" w:hint="cs"/>
            <w:highlight w:val="yellow"/>
            <w:rtl/>
          </w:rPr>
          <w:t>וצוואר הבקבוק שלה הוא הכתיבה</w:t>
        </w:r>
        <w:r w:rsidRPr="002675C9">
          <w:rPr>
            <w:rFonts w:ascii="Calibri" w:hAnsi="Calibri" w:cs="Calibri" w:hint="cs"/>
            <w:highlight w:val="yellow"/>
            <w:rtl/>
          </w:rPr>
          <w:t xml:space="preserve">, </w:t>
        </w:r>
        <w:r w:rsidRPr="002675C9">
          <w:rPr>
            <w:rFonts w:ascii="Calibri" w:hAnsi="Calibri" w:cs="Times New Roman" w:hint="cs"/>
            <w:highlight w:val="yellow"/>
            <w:rtl/>
          </w:rPr>
          <w:t>אשר מתבצעת באופן סדרתי</w:t>
        </w:r>
        <w:r w:rsidRPr="002675C9">
          <w:rPr>
            <w:rFonts w:ascii="Calibri" w:hAnsi="Calibri" w:cs="Calibri" w:hint="cs"/>
            <w:highlight w:val="yellow"/>
            <w:rtl/>
          </w:rPr>
          <w:t xml:space="preserve">. </w:t>
        </w:r>
      </w:ins>
    </w:p>
    <w:p w14:paraId="37304362" w14:textId="77777777" w:rsidR="001768C8" w:rsidRPr="002675C9" w:rsidRDefault="001768C8" w:rsidP="001768C8">
      <w:pPr>
        <w:bidi/>
        <w:ind w:left="1080"/>
        <w:rPr>
          <w:ins w:id="526" w:author="אורן  ציפורה שור" w:date="2019-12-04T18:19:00Z"/>
          <w:rFonts w:ascii="Calibri" w:hAnsi="Calibri" w:cs="Calibri"/>
          <w:highlight w:val="yellow"/>
          <w:rtl/>
        </w:rPr>
      </w:pPr>
      <w:ins w:id="527" w:author="אורן  ציפורה שור" w:date="2019-12-04T18:19:00Z">
        <w:r w:rsidRPr="002675C9">
          <w:rPr>
            <w:rFonts w:ascii="Calibri" w:hAnsi="Calibri" w:cs="Calibri"/>
            <w:highlight w:val="yellow"/>
          </w:rPr>
          <w:t>MySQL</w:t>
        </w:r>
        <w:r w:rsidRPr="002675C9">
          <w:rPr>
            <w:rFonts w:ascii="Calibri" w:hAnsi="Calibri" w:cs="Times New Roman" w:hint="cs"/>
            <w:highlight w:val="yellow"/>
            <w:rtl/>
          </w:rPr>
          <w:t xml:space="preserve"> ו</w:t>
        </w:r>
        <w:r w:rsidRPr="002675C9">
          <w:rPr>
            <w:rFonts w:ascii="Calibri" w:hAnsi="Calibri" w:cs="Calibri"/>
            <w:highlight w:val="yellow"/>
          </w:rPr>
          <w:t>MariaDB</w:t>
        </w:r>
        <w:r w:rsidRPr="002675C9">
          <w:rPr>
            <w:rFonts w:ascii="Calibri" w:hAnsi="Calibri" w:cs="Times New Roman" w:hint="cs"/>
            <w:highlight w:val="yellow"/>
            <w:rtl/>
          </w:rPr>
          <w:t xml:space="preserve"> הן מערכת עם ארכיטקטורת שרת</w:t>
        </w:r>
        <w:r w:rsidRPr="002675C9">
          <w:rPr>
            <w:rFonts w:ascii="Calibri" w:hAnsi="Calibri" w:cs="Calibri" w:hint="cs"/>
            <w:highlight w:val="yellow"/>
            <w:rtl/>
          </w:rPr>
          <w:t>-</w:t>
        </w:r>
        <w:r w:rsidRPr="002675C9">
          <w:rPr>
            <w:rFonts w:ascii="Calibri" w:hAnsi="Calibri" w:cs="Times New Roman" w:hint="cs"/>
            <w:highlight w:val="yellow"/>
            <w:rtl/>
          </w:rPr>
          <w:t>לקוח</w:t>
        </w:r>
        <w:r w:rsidRPr="002675C9">
          <w:rPr>
            <w:rFonts w:ascii="Calibri" w:hAnsi="Calibri" w:cs="Calibri" w:hint="cs"/>
            <w:highlight w:val="yellow"/>
            <w:rtl/>
          </w:rPr>
          <w:t xml:space="preserve">, </w:t>
        </w:r>
        <w:r w:rsidRPr="002675C9">
          <w:rPr>
            <w:rFonts w:ascii="Calibri" w:hAnsi="Calibri" w:cs="Times New Roman" w:hint="cs"/>
            <w:highlight w:val="yellow"/>
            <w:rtl/>
          </w:rPr>
          <w:t>ו</w:t>
        </w:r>
        <w:r w:rsidRPr="002675C9">
          <w:rPr>
            <w:rFonts w:ascii="Calibri" w:hAnsi="Calibri" w:cs="Calibri"/>
            <w:highlight w:val="yellow"/>
          </w:rPr>
          <w:t>multithreaded</w:t>
        </w:r>
        <w:r w:rsidRPr="002675C9">
          <w:rPr>
            <w:rFonts w:ascii="Calibri" w:hAnsi="Calibri" w:cs="Calibri" w:hint="cs"/>
            <w:highlight w:val="yellow"/>
            <w:rtl/>
          </w:rPr>
          <w:t xml:space="preserve">. </w:t>
        </w:r>
        <w:r w:rsidRPr="002675C9">
          <w:rPr>
            <w:rFonts w:ascii="Calibri" w:hAnsi="Calibri" w:cs="Times New Roman" w:hint="cs"/>
            <w:highlight w:val="yellow"/>
            <w:rtl/>
          </w:rPr>
          <w:t>למעשה</w:t>
        </w:r>
        <w:r w:rsidRPr="002675C9">
          <w:rPr>
            <w:rFonts w:ascii="Calibri" w:hAnsi="Calibri" w:cs="Calibri" w:hint="cs"/>
            <w:highlight w:val="yellow"/>
            <w:rtl/>
          </w:rPr>
          <w:t xml:space="preserve">, </w:t>
        </w:r>
        <w:r w:rsidRPr="002675C9">
          <w:rPr>
            <w:rFonts w:ascii="Calibri" w:hAnsi="Calibri" w:cs="Calibri"/>
            <w:highlight w:val="yellow"/>
          </w:rPr>
          <w:t>MariaDB</w:t>
        </w:r>
        <w:r w:rsidRPr="002675C9">
          <w:rPr>
            <w:rFonts w:ascii="Calibri" w:hAnsi="Calibri" w:cs="Times New Roman" w:hint="cs"/>
            <w:highlight w:val="yellow"/>
            <w:rtl/>
          </w:rPr>
          <w:t xml:space="preserve"> היא פיצול מתוך </w:t>
        </w:r>
        <w:r w:rsidRPr="002675C9">
          <w:rPr>
            <w:rFonts w:ascii="Calibri" w:hAnsi="Calibri" w:cs="Calibri"/>
            <w:highlight w:val="yellow"/>
          </w:rPr>
          <w:t>MySQL</w:t>
        </w:r>
        <w:r w:rsidRPr="002675C9">
          <w:rPr>
            <w:rFonts w:ascii="Calibri" w:hAnsi="Calibri" w:cs="Calibri" w:hint="cs"/>
            <w:highlight w:val="yellow"/>
            <w:rtl/>
          </w:rPr>
          <w:t xml:space="preserve">, </w:t>
        </w:r>
        <w:r w:rsidRPr="002675C9">
          <w:rPr>
            <w:rFonts w:ascii="Calibri" w:hAnsi="Calibri" w:cs="Times New Roman" w:hint="cs"/>
            <w:highlight w:val="yellow"/>
            <w:rtl/>
          </w:rPr>
          <w:t>לפני שזו נרכשה ע</w:t>
        </w:r>
        <w:r w:rsidRPr="002675C9">
          <w:rPr>
            <w:rFonts w:ascii="Calibri" w:hAnsi="Calibri" w:cs="Calibri" w:hint="cs"/>
            <w:highlight w:val="yellow"/>
            <w:rtl/>
          </w:rPr>
          <w:t>"</w:t>
        </w:r>
        <w:r w:rsidRPr="002675C9">
          <w:rPr>
            <w:rFonts w:ascii="Calibri" w:hAnsi="Calibri" w:cs="Times New Roman" w:hint="cs"/>
            <w:highlight w:val="yellow"/>
            <w:rtl/>
          </w:rPr>
          <w:t xml:space="preserve">י </w:t>
        </w:r>
        <w:r w:rsidRPr="002675C9">
          <w:rPr>
            <w:rFonts w:ascii="Calibri" w:hAnsi="Calibri" w:cs="Calibri"/>
            <w:highlight w:val="yellow"/>
          </w:rPr>
          <w:t>Oracle</w:t>
        </w:r>
        <w:r w:rsidRPr="002675C9">
          <w:rPr>
            <w:rFonts w:ascii="Calibri" w:hAnsi="Calibri" w:cs="Calibri" w:hint="cs"/>
            <w:highlight w:val="yellow"/>
            <w:rtl/>
          </w:rPr>
          <w:t xml:space="preserve">. </w:t>
        </w:r>
        <w:r w:rsidRPr="002675C9">
          <w:rPr>
            <w:rFonts w:ascii="Calibri" w:hAnsi="Calibri" w:cs="Times New Roman" w:hint="cs"/>
            <w:highlight w:val="yellow"/>
            <w:rtl/>
          </w:rPr>
          <w:t>בתוך ה</w:t>
        </w:r>
        <w:r w:rsidRPr="002675C9">
          <w:rPr>
            <w:rFonts w:ascii="Calibri" w:hAnsi="Calibri" w:cs="Calibri"/>
            <w:highlight w:val="yellow"/>
          </w:rPr>
          <w:t>scope</w:t>
        </w:r>
        <w:r w:rsidRPr="002675C9">
          <w:rPr>
            <w:rFonts w:ascii="Calibri" w:hAnsi="Calibri" w:cs="Times New Roman" w:hint="cs"/>
            <w:highlight w:val="yellow"/>
            <w:rtl/>
          </w:rPr>
          <w:t xml:space="preserve"> של הפרוייקט שלנו</w:t>
        </w:r>
        <w:r w:rsidRPr="002675C9">
          <w:rPr>
            <w:rFonts w:ascii="Calibri" w:hAnsi="Calibri" w:cs="Calibri" w:hint="cs"/>
            <w:highlight w:val="yellow"/>
            <w:rtl/>
          </w:rPr>
          <w:t xml:space="preserve">, </w:t>
        </w:r>
        <w:r w:rsidRPr="002675C9">
          <w:rPr>
            <w:rFonts w:ascii="Calibri" w:hAnsi="Calibri" w:cs="Times New Roman" w:hint="cs"/>
            <w:highlight w:val="yellow"/>
            <w:rtl/>
          </w:rPr>
          <w:t>ניתן לומר שאין הבדל מהותי בין שני הפתרונות</w:t>
        </w:r>
        <w:r w:rsidRPr="002675C9">
          <w:rPr>
            <w:rFonts w:ascii="Calibri" w:hAnsi="Calibri" w:cs="Calibri" w:hint="cs"/>
            <w:highlight w:val="yellow"/>
            <w:rtl/>
          </w:rPr>
          <w:t xml:space="preserve">. </w:t>
        </w:r>
      </w:ins>
    </w:p>
    <w:p w14:paraId="5195EA1B" w14:textId="77777777" w:rsidR="001768C8" w:rsidRPr="00940D87" w:rsidRDefault="001768C8" w:rsidP="001768C8">
      <w:pPr>
        <w:bidi/>
        <w:ind w:left="1080"/>
        <w:rPr>
          <w:ins w:id="528" w:author="אורן  ציפורה שור" w:date="2019-12-04T18:19:00Z"/>
          <w:rFonts w:ascii="Calibri" w:hAnsi="Calibri" w:cs="Calibri"/>
          <w:rtl/>
        </w:rPr>
      </w:pPr>
      <w:ins w:id="529" w:author="אורן  ציפורה שור" w:date="2019-12-04T18:19:00Z">
        <w:r w:rsidRPr="002675C9">
          <w:rPr>
            <w:rFonts w:ascii="Calibri" w:hAnsi="Calibri" w:cs="Times New Roman" w:hint="cs"/>
            <w:highlight w:val="yellow"/>
            <w:rtl/>
          </w:rPr>
          <w:t xml:space="preserve">ההבדל העיקרי בין השרתים שנסקרו עד כה לבין </w:t>
        </w:r>
        <w:r w:rsidRPr="002675C9">
          <w:rPr>
            <w:rFonts w:ascii="Calibri" w:hAnsi="Calibri" w:cs="Calibri"/>
            <w:highlight w:val="yellow"/>
          </w:rPr>
          <w:t>PostgreSQL</w:t>
        </w:r>
        <w:r w:rsidRPr="002675C9">
          <w:rPr>
            <w:rFonts w:ascii="Calibri" w:hAnsi="Calibri" w:cs="Calibri" w:hint="cs"/>
            <w:highlight w:val="yellow"/>
            <w:rtl/>
          </w:rPr>
          <w:t xml:space="preserve">, </w:t>
        </w:r>
        <w:r w:rsidRPr="002675C9">
          <w:rPr>
            <w:rFonts w:ascii="Calibri" w:hAnsi="Calibri" w:cs="Times New Roman" w:hint="cs"/>
            <w:highlight w:val="yellow"/>
            <w:rtl/>
          </w:rPr>
          <w:t>הוא ש</w:t>
        </w:r>
        <w:r w:rsidRPr="002675C9">
          <w:rPr>
            <w:rFonts w:ascii="Calibri" w:hAnsi="Calibri" w:cs="Calibri"/>
            <w:highlight w:val="yellow"/>
          </w:rPr>
          <w:t>PostgreSQL</w:t>
        </w:r>
        <w:r w:rsidRPr="002675C9">
          <w:rPr>
            <w:rFonts w:ascii="Calibri" w:hAnsi="Calibri" w:cs="Times New Roman" w:hint="cs"/>
            <w:highlight w:val="yellow"/>
            <w:rtl/>
          </w:rPr>
          <w:t xml:space="preserve"> מבוסס מידע אובייקט</w:t>
        </w:r>
        <w:r w:rsidRPr="002675C9">
          <w:rPr>
            <w:rFonts w:ascii="Calibri" w:hAnsi="Calibri" w:cs="Calibri" w:hint="cs"/>
            <w:highlight w:val="yellow"/>
            <w:rtl/>
          </w:rPr>
          <w:t>-</w:t>
        </w:r>
        <w:r w:rsidRPr="002675C9">
          <w:rPr>
            <w:rFonts w:ascii="Calibri" w:hAnsi="Calibri" w:cs="Times New Roman" w:hint="cs"/>
            <w:highlight w:val="yellow"/>
            <w:rtl/>
          </w:rPr>
          <w:t>רלציות</w:t>
        </w:r>
        <w:r w:rsidRPr="002675C9">
          <w:rPr>
            <w:rFonts w:ascii="Calibri" w:hAnsi="Calibri" w:cs="Calibri" w:hint="cs"/>
            <w:highlight w:val="yellow"/>
            <w:rtl/>
          </w:rPr>
          <w:t xml:space="preserve">, </w:t>
        </w:r>
        <w:r w:rsidRPr="002675C9">
          <w:rPr>
            <w:rFonts w:ascii="Calibri" w:hAnsi="Calibri" w:cs="Times New Roman" w:hint="cs"/>
            <w:highlight w:val="yellow"/>
            <w:rtl/>
          </w:rPr>
          <w:t>בעוד השרתים האחרים מחזיקים מידע כרלציות בלבד</w:t>
        </w:r>
        <w:r w:rsidRPr="002675C9">
          <w:rPr>
            <w:rFonts w:ascii="Calibri" w:hAnsi="Calibri" w:cs="Calibri" w:hint="cs"/>
            <w:highlight w:val="yellow"/>
            <w:rtl/>
          </w:rPr>
          <w:t xml:space="preserve">. </w:t>
        </w:r>
        <w:r w:rsidRPr="002675C9">
          <w:rPr>
            <w:rFonts w:ascii="Calibri" w:hAnsi="Calibri" w:cs="Times New Roman" w:hint="cs"/>
            <w:highlight w:val="yellow"/>
            <w:rtl/>
          </w:rPr>
          <w:t>מאפיין זה אינו מהותי במיוחד לפרוייקט שלנו</w:t>
        </w:r>
        <w:r w:rsidRPr="002675C9">
          <w:rPr>
            <w:rFonts w:ascii="Calibri" w:hAnsi="Calibri" w:cs="Calibri" w:hint="cs"/>
            <w:highlight w:val="yellow"/>
            <w:rtl/>
          </w:rPr>
          <w:t xml:space="preserve">, </w:t>
        </w:r>
        <w:r w:rsidRPr="002675C9">
          <w:rPr>
            <w:rFonts w:ascii="Calibri" w:hAnsi="Calibri" w:cs="Times New Roman" w:hint="cs"/>
            <w:highlight w:val="yellow"/>
            <w:rtl/>
          </w:rPr>
          <w:t>שאינו ממודל כאוסף של אובייקטים</w:t>
        </w:r>
        <w:r w:rsidRPr="002675C9">
          <w:rPr>
            <w:rFonts w:ascii="Calibri" w:hAnsi="Calibri" w:cs="Calibri" w:hint="cs"/>
            <w:highlight w:val="yellow"/>
            <w:rtl/>
          </w:rPr>
          <w:t>.</w:t>
        </w:r>
        <w:r w:rsidRPr="002675C9">
          <w:rPr>
            <w:rFonts w:ascii="Calibri" w:hAnsi="Calibri" w:cs="Calibri"/>
            <w:highlight w:val="yellow"/>
          </w:rPr>
          <w:t xml:space="preserve">  </w:t>
        </w:r>
        <w:r w:rsidRPr="002675C9">
          <w:rPr>
            <w:rFonts w:ascii="Calibri" w:hAnsi="Calibri" w:cs="Times New Roman" w:hint="cs"/>
            <w:highlight w:val="yellow"/>
            <w:rtl/>
          </w:rPr>
          <w:t xml:space="preserve"> מבחינת ביצועים</w:t>
        </w:r>
        <w:r w:rsidRPr="002675C9">
          <w:rPr>
            <w:rFonts w:ascii="Calibri" w:hAnsi="Calibri" w:cs="Calibri" w:hint="cs"/>
            <w:highlight w:val="yellow"/>
            <w:rtl/>
          </w:rPr>
          <w:t xml:space="preserve">, </w:t>
        </w:r>
        <w:r w:rsidRPr="002675C9">
          <w:rPr>
            <w:rFonts w:ascii="Calibri" w:hAnsi="Calibri" w:cs="Calibri"/>
            <w:highlight w:val="yellow"/>
          </w:rPr>
          <w:t>Postgre</w:t>
        </w:r>
        <w:r w:rsidRPr="002675C9">
          <w:rPr>
            <w:rFonts w:ascii="Calibri" w:hAnsi="Calibri" w:cs="Calibri" w:hint="cs"/>
            <w:highlight w:val="yellow"/>
          </w:rPr>
          <w:t>SQL</w:t>
        </w:r>
        <w:r w:rsidRPr="002675C9">
          <w:rPr>
            <w:rFonts w:ascii="Calibri" w:hAnsi="Calibri" w:cs="Times New Roman" w:hint="cs"/>
            <w:highlight w:val="yellow"/>
            <w:rtl/>
          </w:rPr>
          <w:t xml:space="preserve"> מציג ביצועים דומים ל</w:t>
        </w:r>
        <w:r w:rsidRPr="002675C9">
          <w:rPr>
            <w:rFonts w:ascii="Calibri" w:hAnsi="Calibri" w:cs="Calibri"/>
            <w:highlight w:val="yellow"/>
          </w:rPr>
          <w:t>MySQL</w:t>
        </w:r>
        <w:r w:rsidRPr="002675C9">
          <w:rPr>
            <w:rFonts w:ascii="Calibri" w:hAnsi="Calibri" w:cs="Times New Roman" w:hint="cs"/>
            <w:highlight w:val="yellow"/>
            <w:rtl/>
          </w:rPr>
          <w:t xml:space="preserve"> ו</w:t>
        </w:r>
        <w:r w:rsidRPr="002675C9">
          <w:rPr>
            <w:rFonts w:ascii="Calibri" w:hAnsi="Calibri" w:cs="Calibri"/>
            <w:highlight w:val="yellow"/>
          </w:rPr>
          <w:t>MariaD</w:t>
        </w:r>
        <w:r w:rsidRPr="002675C9">
          <w:rPr>
            <w:rFonts w:ascii="Calibri" w:hAnsi="Calibri" w:cs="Calibri" w:hint="cs"/>
            <w:highlight w:val="yellow"/>
          </w:rPr>
          <w:t>B</w:t>
        </w:r>
        <w:r w:rsidRPr="002675C9">
          <w:rPr>
            <w:rFonts w:ascii="Calibri" w:hAnsi="Calibri" w:cs="Calibri" w:hint="cs"/>
            <w:highlight w:val="yellow"/>
            <w:rtl/>
          </w:rPr>
          <w:t xml:space="preserve">. </w:t>
        </w:r>
        <w:r w:rsidRPr="002675C9">
          <w:rPr>
            <w:rFonts w:ascii="Calibri" w:hAnsi="Calibri" w:cs="Times New Roman" w:hint="cs"/>
            <w:highlight w:val="yellow"/>
            <w:rtl/>
          </w:rPr>
          <w:t>ישנה קהילה קטנה יותר של מפתחים סביב שרת זה לעומת האחרים</w:t>
        </w:r>
        <w:r w:rsidRPr="002675C9">
          <w:rPr>
            <w:rFonts w:ascii="Calibri" w:hAnsi="Calibri" w:cs="Calibri" w:hint="cs"/>
            <w:highlight w:val="yellow"/>
            <w:rtl/>
          </w:rPr>
          <w:t>.</w:t>
        </w:r>
      </w:ins>
    </w:p>
    <w:p w14:paraId="211FA5D8" w14:textId="1977F9A5" w:rsidR="002675C9" w:rsidRPr="002675C9" w:rsidDel="001768C8" w:rsidRDefault="00EB36AC" w:rsidP="002675C9">
      <w:pPr>
        <w:pStyle w:val="ListParagraph"/>
        <w:numPr>
          <w:ilvl w:val="0"/>
          <w:numId w:val="6"/>
        </w:numPr>
        <w:bidi/>
        <w:rPr>
          <w:del w:id="530" w:author="אורן  ציפורה שור" w:date="2019-12-04T18:19:00Z"/>
          <w:rFonts w:ascii="Calibri" w:hAnsi="Calibri" w:cs="Calibri"/>
        </w:rPr>
      </w:pPr>
      <w:commentRangeStart w:id="531"/>
      <w:del w:id="532" w:author="אורן  ציפורה שור" w:date="2019-12-04T18:19:00Z">
        <w:r w:rsidRPr="002675C9" w:rsidDel="001768C8">
          <w:rPr>
            <w:rFonts w:ascii="David" w:hAnsi="David" w:cs="David"/>
            <w:rtl/>
          </w:rPr>
          <w:delText>סקירת</w:delText>
        </w:r>
        <w:commentRangeEnd w:id="531"/>
        <w:r w:rsidR="00B53348" w:rsidDel="001768C8">
          <w:rPr>
            <w:rStyle w:val="CommentReference"/>
            <w:rtl/>
          </w:rPr>
          <w:commentReference w:id="531"/>
        </w:r>
        <w:r w:rsidRPr="002675C9" w:rsidDel="001768C8">
          <w:rPr>
            <w:rFonts w:ascii="David" w:hAnsi="David" w:cs="David"/>
            <w:rtl/>
          </w:rPr>
          <w:delText xml:space="preserve"> טכנולוגיות רלוונטיות: </w:delText>
        </w:r>
      </w:del>
    </w:p>
    <w:p w14:paraId="562A142D" w14:textId="48AACE4E" w:rsidR="002675C9" w:rsidDel="001768C8" w:rsidRDefault="002675C9" w:rsidP="002675C9">
      <w:pPr>
        <w:pStyle w:val="ListParagraph"/>
        <w:numPr>
          <w:ilvl w:val="0"/>
          <w:numId w:val="10"/>
        </w:numPr>
        <w:bidi/>
        <w:rPr>
          <w:del w:id="533" w:author="אורן  ציפורה שור" w:date="2019-12-04T18:19:00Z"/>
          <w:rFonts w:ascii="Calibri" w:hAnsi="Calibri" w:cs="Calibri"/>
        </w:rPr>
      </w:pPr>
      <w:del w:id="534" w:author="אורן  ציפורה שור" w:date="2019-12-04T18:19:00Z">
        <w:r w:rsidDel="001768C8">
          <w:rPr>
            <w:rFonts w:ascii="Calibri" w:hAnsi="Calibri" w:cs="Times New Roman" w:hint="cs"/>
            <w:rtl/>
          </w:rPr>
          <w:delText>עבור ה</w:delText>
        </w:r>
        <w:r w:rsidDel="001768C8">
          <w:rPr>
            <w:rFonts w:ascii="Calibri" w:hAnsi="Calibri" w:cs="Calibri"/>
          </w:rPr>
          <w:delText>backend</w:delText>
        </w:r>
        <w:r w:rsidDel="001768C8">
          <w:rPr>
            <w:rFonts w:ascii="Calibri" w:hAnsi="Calibri" w:cs="Times New Roman" w:hint="cs"/>
            <w:rtl/>
          </w:rPr>
          <w:delText xml:space="preserve"> נבחר ב</w:delText>
        </w:r>
        <w:r w:rsidDel="001768C8">
          <w:rPr>
            <w:rFonts w:ascii="Calibri" w:hAnsi="Calibri" w:cs="Calibri"/>
          </w:rPr>
          <w:delText>NodeJS</w:delText>
        </w:r>
        <w:r w:rsidDel="001768C8">
          <w:rPr>
            <w:rFonts w:ascii="Calibri" w:hAnsi="Calibri" w:cs="Calibri" w:hint="cs"/>
            <w:rtl/>
          </w:rPr>
          <w:delText xml:space="preserve"> </w:delText>
        </w:r>
        <w:r w:rsidDel="001768C8">
          <w:rPr>
            <w:rFonts w:ascii="Calibri" w:hAnsi="Calibri" w:cs="Calibri"/>
            <w:rtl/>
          </w:rPr>
          <w:delText>–</w:delText>
        </w:r>
        <w:r w:rsidDel="001768C8">
          <w:rPr>
            <w:rFonts w:ascii="Calibri" w:hAnsi="Calibri" w:cs="Times New Roman" w:hint="cs"/>
            <w:rtl/>
          </w:rPr>
          <w:delText xml:space="preserve"> פלטפורמה להרצת קוד </w:delText>
        </w:r>
        <w:r w:rsidDel="001768C8">
          <w:rPr>
            <w:rFonts w:ascii="Calibri" w:hAnsi="Calibri" w:cs="Calibri"/>
          </w:rPr>
          <w:delText>JavaScript</w:delText>
        </w:r>
        <w:r w:rsidDel="001768C8">
          <w:rPr>
            <w:rFonts w:ascii="Calibri" w:hAnsi="Calibri" w:cs="Times New Roman" w:hint="cs"/>
            <w:rtl/>
          </w:rPr>
          <w:delText xml:space="preserve"> מחוץ לדפדפן</w:delText>
        </w:r>
        <w:r w:rsidDel="001768C8">
          <w:rPr>
            <w:rFonts w:ascii="Calibri" w:hAnsi="Calibri" w:cs="Calibri" w:hint="cs"/>
            <w:rtl/>
          </w:rPr>
          <w:delText xml:space="preserve">, </w:delText>
        </w:r>
        <w:r w:rsidDel="001768C8">
          <w:rPr>
            <w:rFonts w:ascii="Calibri" w:hAnsi="Calibri" w:cs="Times New Roman" w:hint="cs"/>
            <w:rtl/>
          </w:rPr>
          <w:delText>קוד פתוח</w:delText>
        </w:r>
        <w:r w:rsidDel="001768C8">
          <w:rPr>
            <w:rFonts w:ascii="Calibri" w:hAnsi="Calibri" w:cs="Calibri" w:hint="cs"/>
            <w:rtl/>
          </w:rPr>
          <w:delText xml:space="preserve">, </w:delText>
        </w:r>
        <w:r w:rsidDel="001768C8">
          <w:rPr>
            <w:rFonts w:ascii="Calibri" w:hAnsi="Calibri" w:cs="Times New Roman" w:hint="cs"/>
            <w:rtl/>
          </w:rPr>
          <w:delText>מאפשרת התמודדות עם מספר רב של מחוברים במקביל</w:delText>
        </w:r>
        <w:r w:rsidDel="001768C8">
          <w:rPr>
            <w:rFonts w:ascii="Calibri" w:hAnsi="Calibri" w:cs="Calibri" w:hint="cs"/>
            <w:rtl/>
          </w:rPr>
          <w:delText xml:space="preserve">. </w:delText>
        </w:r>
        <w:r w:rsidDel="001768C8">
          <w:rPr>
            <w:rFonts w:ascii="Calibri" w:hAnsi="Calibri" w:cs="Times New Roman" w:hint="cs"/>
            <w:rtl/>
          </w:rPr>
          <w:delText xml:space="preserve">השפה מבוססת </w:delText>
        </w:r>
        <w:r w:rsidDel="001768C8">
          <w:rPr>
            <w:rFonts w:ascii="Calibri" w:hAnsi="Calibri" w:cs="Calibri" w:hint="cs"/>
          </w:rPr>
          <w:delText>JS</w:delText>
        </w:r>
        <w:r w:rsidDel="001768C8">
          <w:rPr>
            <w:rFonts w:ascii="Calibri" w:hAnsi="Calibri" w:cs="Times New Roman" w:hint="cs"/>
            <w:rtl/>
          </w:rPr>
          <w:delText xml:space="preserve"> מה שמאפשר עבודה בשפה זהה גם ב</w:delText>
        </w:r>
        <w:r w:rsidDel="001768C8">
          <w:rPr>
            <w:rFonts w:ascii="Calibri" w:hAnsi="Calibri" w:cs="Calibri" w:hint="cs"/>
            <w:rtl/>
          </w:rPr>
          <w:delText xml:space="preserve">- </w:delText>
        </w:r>
        <w:r w:rsidDel="001768C8">
          <w:rPr>
            <w:rFonts w:ascii="Calibri" w:hAnsi="Calibri" w:cs="Calibri"/>
          </w:rPr>
          <w:delText>front end</w:delText>
        </w:r>
        <w:r w:rsidDel="001768C8">
          <w:rPr>
            <w:rFonts w:ascii="Calibri" w:hAnsi="Calibri" w:cs="Calibri" w:hint="cs"/>
            <w:rtl/>
          </w:rPr>
          <w:delText>.</w:delText>
        </w:r>
      </w:del>
    </w:p>
    <w:p w14:paraId="2754F1D8" w14:textId="43AC252F" w:rsidR="002675C9" w:rsidDel="001768C8" w:rsidRDefault="002675C9" w:rsidP="002675C9">
      <w:pPr>
        <w:pStyle w:val="ListParagraph"/>
        <w:bidi/>
        <w:ind w:left="1080"/>
        <w:rPr>
          <w:del w:id="535" w:author="אורן  ציפורה שור" w:date="2019-12-04T18:19:00Z"/>
          <w:rFonts w:ascii="Calibri" w:hAnsi="Calibri" w:cs="Calibri"/>
          <w:rtl/>
        </w:rPr>
      </w:pPr>
      <w:del w:id="536" w:author="אורן  ציפורה שור" w:date="2019-12-04T18:19:00Z">
        <w:r w:rsidDel="001768C8">
          <w:rPr>
            <w:rFonts w:ascii="Calibri" w:hAnsi="Calibri" w:cs="Times New Roman" w:hint="cs"/>
            <w:rtl/>
          </w:rPr>
          <w:delText>השפה פופולארית ובכך ישנן המון חבילות תוכנה בהן נוכל להשתמש</w:delText>
        </w:r>
        <w:r w:rsidDel="001768C8">
          <w:rPr>
            <w:rFonts w:ascii="Calibri" w:hAnsi="Calibri" w:cs="Calibri" w:hint="cs"/>
            <w:rtl/>
          </w:rPr>
          <w:delText>.</w:delText>
        </w:r>
      </w:del>
    </w:p>
    <w:p w14:paraId="00CEA9BD" w14:textId="5EA6DBD2" w:rsidR="002675C9" w:rsidDel="001768C8" w:rsidRDefault="002675C9" w:rsidP="002675C9">
      <w:pPr>
        <w:pStyle w:val="ListParagraph"/>
        <w:bidi/>
        <w:ind w:left="1080"/>
        <w:rPr>
          <w:del w:id="537" w:author="אורן  ציפורה שור" w:date="2019-12-04T18:19:00Z"/>
          <w:rFonts w:ascii="Calibri" w:hAnsi="Calibri" w:cs="Calibri"/>
        </w:rPr>
      </w:pPr>
      <w:del w:id="538" w:author="אורן  ציפורה שור" w:date="2019-12-04T18:19:00Z">
        <w:r w:rsidDel="001768C8">
          <w:rPr>
            <w:rFonts w:ascii="Calibri" w:hAnsi="Calibri" w:cs="Times New Roman" w:hint="cs"/>
            <w:rtl/>
          </w:rPr>
          <w:delText xml:space="preserve">אפשרויות נוספות שעמדו בפנינו הן </w:delText>
        </w:r>
        <w:r w:rsidDel="001768C8">
          <w:rPr>
            <w:rFonts w:ascii="Calibri" w:hAnsi="Calibri" w:cs="Calibri" w:hint="cs"/>
          </w:rPr>
          <w:delText>J</w:delText>
        </w:r>
        <w:r w:rsidDel="001768C8">
          <w:rPr>
            <w:rFonts w:ascii="Calibri" w:hAnsi="Calibri" w:cs="Calibri"/>
          </w:rPr>
          <w:delText>ava</w:delText>
        </w:r>
        <w:r w:rsidDel="001768C8">
          <w:rPr>
            <w:rFonts w:ascii="Calibri" w:hAnsi="Calibri" w:cs="Calibri" w:hint="cs"/>
            <w:rtl/>
          </w:rPr>
          <w:delText xml:space="preserve">, </w:delText>
        </w:r>
        <w:r w:rsidDel="001768C8">
          <w:rPr>
            <w:rFonts w:ascii="Calibri" w:hAnsi="Calibri" w:cs="Times New Roman" w:hint="cs"/>
            <w:rtl/>
          </w:rPr>
          <w:delText>ו</w:delText>
        </w:r>
        <w:r w:rsidDel="001768C8">
          <w:rPr>
            <w:rFonts w:ascii="Calibri" w:hAnsi="Calibri" w:cs="Calibri"/>
          </w:rPr>
          <w:delText>Asp.net</w:delText>
        </w:r>
        <w:r w:rsidDel="001768C8">
          <w:rPr>
            <w:rFonts w:ascii="Calibri" w:hAnsi="Calibri" w:cs="Calibri" w:hint="cs"/>
            <w:rtl/>
          </w:rPr>
          <w:delText>.</w:delText>
        </w:r>
      </w:del>
    </w:p>
    <w:p w14:paraId="135268F7" w14:textId="3B287A66" w:rsidR="002675C9" w:rsidRPr="00E66FD1" w:rsidDel="001768C8" w:rsidRDefault="002675C9" w:rsidP="002675C9">
      <w:pPr>
        <w:pStyle w:val="ListParagraph"/>
        <w:bidi/>
        <w:ind w:left="1080"/>
        <w:rPr>
          <w:del w:id="539" w:author="אורן  ציפורה שור" w:date="2019-12-04T18:19:00Z"/>
          <w:rFonts w:ascii="Calibri" w:hAnsi="Calibri" w:cs="Calibri"/>
        </w:rPr>
      </w:pPr>
      <w:del w:id="540" w:author="אורן  ציפורה שור" w:date="2019-12-04T18:19:00Z">
        <w:r w:rsidDel="001768C8">
          <w:rPr>
            <w:rFonts w:ascii="Calibri" w:hAnsi="Calibri" w:cs="Calibri" w:hint="cs"/>
          </w:rPr>
          <w:delText>J</w:delText>
        </w:r>
        <w:r w:rsidDel="001768C8">
          <w:rPr>
            <w:rFonts w:ascii="Calibri" w:hAnsi="Calibri" w:cs="Calibri"/>
          </w:rPr>
          <w:delText>ava</w:delText>
        </w:r>
        <w:r w:rsidDel="001768C8">
          <w:rPr>
            <w:rFonts w:ascii="Calibri" w:hAnsi="Calibri" w:cs="Times New Roman" w:hint="cs"/>
            <w:rtl/>
          </w:rPr>
          <w:delText xml:space="preserve"> היא שפה מוכרת ומבוססת</w:delText>
        </w:r>
        <w:r w:rsidDel="001768C8">
          <w:rPr>
            <w:rFonts w:ascii="Calibri" w:hAnsi="Calibri" w:cs="Calibri" w:hint="cs"/>
            <w:rtl/>
          </w:rPr>
          <w:delText xml:space="preserve">, </w:delText>
        </w:r>
        <w:r w:rsidDel="001768C8">
          <w:rPr>
            <w:rFonts w:ascii="Calibri" w:hAnsi="Calibri" w:cs="Times New Roman" w:hint="cs"/>
            <w:rtl/>
          </w:rPr>
          <w:delText xml:space="preserve">אך פיתוח מערכות </w:delText>
        </w:r>
        <w:r w:rsidDel="001768C8">
          <w:rPr>
            <w:rFonts w:ascii="Calibri" w:hAnsi="Calibri" w:cs="Calibri"/>
          </w:rPr>
          <w:delText>web</w:delText>
        </w:r>
        <w:r w:rsidDel="001768C8">
          <w:rPr>
            <w:rFonts w:ascii="Calibri" w:hAnsi="Calibri" w:cs="Times New Roman" w:hint="cs"/>
            <w:rtl/>
          </w:rPr>
          <w:delText xml:space="preserve"> באמצעותה הוא מסורבל לעומת האלטרנטיבות</w:delText>
        </w:r>
        <w:r w:rsidDel="001768C8">
          <w:rPr>
            <w:rFonts w:ascii="Calibri" w:hAnsi="Calibri" w:cs="Calibri" w:hint="cs"/>
            <w:rtl/>
          </w:rPr>
          <w:delText xml:space="preserve">, </w:delText>
        </w:r>
        <w:r w:rsidDel="001768C8">
          <w:rPr>
            <w:rFonts w:ascii="Calibri" w:hAnsi="Calibri" w:cs="Times New Roman" w:hint="cs"/>
            <w:rtl/>
          </w:rPr>
          <w:delText>שכן היא דורשת קומפילציה</w:delText>
        </w:r>
        <w:r w:rsidDel="001768C8">
          <w:rPr>
            <w:rFonts w:ascii="Calibri" w:hAnsi="Calibri" w:cs="Calibri" w:hint="cs"/>
            <w:rtl/>
          </w:rPr>
          <w:delText xml:space="preserve">. </w:delText>
        </w:r>
        <w:r w:rsidDel="001768C8">
          <w:rPr>
            <w:rFonts w:ascii="Calibri" w:hAnsi="Calibri" w:cs="Times New Roman" w:hint="cs"/>
            <w:rtl/>
          </w:rPr>
          <w:delText>בנוסף</w:delText>
        </w:r>
        <w:r w:rsidDel="001768C8">
          <w:rPr>
            <w:rFonts w:ascii="Calibri" w:hAnsi="Calibri" w:cs="Calibri" w:hint="cs"/>
            <w:rtl/>
          </w:rPr>
          <w:delText xml:space="preserve">, </w:delText>
        </w:r>
        <w:r w:rsidDel="001768C8">
          <w:rPr>
            <w:rFonts w:ascii="Calibri" w:hAnsi="Calibri" w:cs="Times New Roman" w:hint="cs"/>
            <w:rtl/>
          </w:rPr>
          <w:delText>ניהול משימות אסינכרוניות ב</w:delText>
        </w:r>
        <w:r w:rsidDel="001768C8">
          <w:rPr>
            <w:rFonts w:ascii="Calibri" w:hAnsi="Calibri" w:cs="Calibri"/>
          </w:rPr>
          <w:delText>java</w:delText>
        </w:r>
        <w:r w:rsidDel="001768C8">
          <w:rPr>
            <w:rFonts w:ascii="Calibri" w:hAnsi="Calibri" w:cs="Times New Roman" w:hint="cs"/>
            <w:rtl/>
          </w:rPr>
          <w:delText xml:space="preserve"> דורש מימוש של </w:delText>
        </w:r>
        <w:r w:rsidDel="001768C8">
          <w:rPr>
            <w:rFonts w:ascii="Calibri" w:hAnsi="Calibri" w:cs="Calibri"/>
          </w:rPr>
          <w:delText>observer</w:delText>
        </w:r>
        <w:r w:rsidDel="001768C8">
          <w:rPr>
            <w:rFonts w:ascii="Calibri" w:hAnsi="Calibri" w:cs="Times New Roman" w:hint="cs"/>
            <w:rtl/>
          </w:rPr>
          <w:delText xml:space="preserve"> ו</w:delText>
        </w:r>
        <w:r w:rsidDel="001768C8">
          <w:rPr>
            <w:rFonts w:ascii="Calibri" w:hAnsi="Calibri" w:cs="Calibri" w:hint="cs"/>
            <w:rtl/>
          </w:rPr>
          <w:delText>-</w:delText>
        </w:r>
        <w:r w:rsidDel="001768C8">
          <w:rPr>
            <w:rFonts w:ascii="Calibri" w:hAnsi="Calibri" w:cs="Calibri"/>
          </w:rPr>
          <w:delText>observable</w:delText>
        </w:r>
        <w:r w:rsidDel="001768C8">
          <w:rPr>
            <w:rFonts w:ascii="Calibri" w:hAnsi="Calibri" w:cs="Calibri" w:hint="cs"/>
            <w:rtl/>
          </w:rPr>
          <w:delText xml:space="preserve">, </w:delText>
        </w:r>
        <w:r w:rsidDel="001768C8">
          <w:rPr>
            <w:rFonts w:ascii="Calibri" w:hAnsi="Calibri" w:cs="Times New Roman" w:hint="cs"/>
            <w:rtl/>
          </w:rPr>
          <w:delText>בעוד ב</w:delText>
        </w:r>
        <w:r w:rsidDel="001768C8">
          <w:rPr>
            <w:rFonts w:ascii="Calibri" w:hAnsi="Calibri" w:cs="Calibri"/>
          </w:rPr>
          <w:delText>Node.JS</w:delText>
        </w:r>
        <w:r w:rsidDel="001768C8">
          <w:rPr>
            <w:rFonts w:ascii="Calibri" w:hAnsi="Calibri" w:cs="Times New Roman" w:hint="cs"/>
            <w:rtl/>
          </w:rPr>
          <w:delText xml:space="preserve"> המנגנון ממומש כבר בשפה באמצעות </w:delText>
        </w:r>
        <w:r w:rsidDel="001768C8">
          <w:rPr>
            <w:rFonts w:ascii="Calibri" w:hAnsi="Calibri" w:cs="Calibri"/>
          </w:rPr>
          <w:delText>Promises</w:delText>
        </w:r>
        <w:r w:rsidDel="001768C8">
          <w:rPr>
            <w:rFonts w:ascii="Calibri" w:hAnsi="Calibri" w:cs="Calibri" w:hint="cs"/>
            <w:rtl/>
          </w:rPr>
          <w:delText>.</w:delText>
        </w:r>
        <w:r w:rsidDel="001768C8">
          <w:rPr>
            <w:rFonts w:ascii="Calibri" w:hAnsi="Calibri" w:cs="Calibri"/>
          </w:rPr>
          <w:delText xml:space="preserve"> </w:delText>
        </w:r>
        <w:r w:rsidDel="001768C8">
          <w:rPr>
            <w:rFonts w:ascii="Calibri" w:hAnsi="Calibri" w:cs="Times New Roman" w:hint="cs"/>
            <w:rtl/>
          </w:rPr>
          <w:delText xml:space="preserve"> בהקשרים האלו</w:delText>
        </w:r>
        <w:r w:rsidDel="001768C8">
          <w:rPr>
            <w:rFonts w:ascii="Calibri" w:hAnsi="Calibri" w:cs="Calibri" w:hint="cs"/>
            <w:rtl/>
          </w:rPr>
          <w:delText xml:space="preserve">, </w:delText>
        </w:r>
        <w:r w:rsidDel="001768C8">
          <w:rPr>
            <w:rFonts w:ascii="Calibri" w:hAnsi="Calibri" w:cs="Calibri"/>
          </w:rPr>
          <w:delText>Asp.net</w:delText>
        </w:r>
        <w:r w:rsidDel="001768C8">
          <w:rPr>
            <w:rFonts w:ascii="Calibri" w:hAnsi="Calibri" w:cs="Times New Roman" w:hint="cs"/>
            <w:rtl/>
          </w:rPr>
          <w:delText xml:space="preserve"> דומה מאוד</w:delText>
        </w:r>
        <w:r w:rsidDel="001768C8">
          <w:rPr>
            <w:rFonts w:ascii="Calibri" w:hAnsi="Calibri" w:cs="Calibri" w:hint="cs"/>
            <w:rtl/>
          </w:rPr>
          <w:delText xml:space="preserve">, </w:delText>
        </w:r>
        <w:r w:rsidDel="001768C8">
          <w:rPr>
            <w:rFonts w:ascii="Calibri" w:hAnsi="Calibri" w:cs="Times New Roman" w:hint="cs"/>
            <w:rtl/>
          </w:rPr>
          <w:delText>ודורשת קומפילציה אף היא</w:delText>
        </w:r>
        <w:r w:rsidDel="001768C8">
          <w:rPr>
            <w:rFonts w:ascii="Calibri" w:hAnsi="Calibri" w:cs="Calibri" w:hint="cs"/>
            <w:rtl/>
          </w:rPr>
          <w:delText xml:space="preserve">. </w:delText>
        </w:r>
        <w:r w:rsidDel="001768C8">
          <w:rPr>
            <w:rFonts w:ascii="Calibri" w:hAnsi="Calibri" w:cs="Times New Roman" w:hint="cs"/>
            <w:rtl/>
          </w:rPr>
          <w:delText>גם מנגנון התהליכים האסינכרוניים דומה ל</w:delText>
        </w:r>
        <w:r w:rsidDel="001768C8">
          <w:rPr>
            <w:rFonts w:ascii="Calibri" w:hAnsi="Calibri" w:cs="Calibri"/>
          </w:rPr>
          <w:delText>Java</w:delText>
        </w:r>
        <w:r w:rsidDel="001768C8">
          <w:rPr>
            <w:rFonts w:ascii="Calibri" w:hAnsi="Calibri" w:cs="Calibri" w:hint="cs"/>
            <w:rtl/>
          </w:rPr>
          <w:delText>.</w:delText>
        </w:r>
      </w:del>
    </w:p>
    <w:p w14:paraId="5B919323" w14:textId="1AEC7D11" w:rsidR="002675C9" w:rsidDel="001768C8" w:rsidRDefault="002675C9" w:rsidP="002675C9">
      <w:pPr>
        <w:pStyle w:val="ListParagraph"/>
        <w:bidi/>
        <w:ind w:left="1080"/>
        <w:rPr>
          <w:del w:id="541" w:author="אורן  ציפורה שור" w:date="2019-12-04T18:19:00Z"/>
          <w:rFonts w:ascii="Calibri" w:hAnsi="Calibri" w:cs="Calibri"/>
          <w:rtl/>
        </w:rPr>
      </w:pPr>
    </w:p>
    <w:p w14:paraId="7AC68F06" w14:textId="0689CACC" w:rsidR="002675C9" w:rsidDel="001768C8" w:rsidRDefault="002675C9" w:rsidP="002675C9">
      <w:pPr>
        <w:pStyle w:val="ListParagraph"/>
        <w:bidi/>
        <w:ind w:left="1080"/>
        <w:rPr>
          <w:del w:id="542" w:author="אורן  ציפורה שור" w:date="2019-12-04T18:19:00Z"/>
          <w:rFonts w:ascii="Calibri" w:hAnsi="Calibri" w:cs="Calibri"/>
          <w:rtl/>
        </w:rPr>
      </w:pPr>
      <w:del w:id="543" w:author="אורן  ציפורה שור" w:date="2019-12-04T18:19:00Z">
        <w:r w:rsidDel="001768C8">
          <w:rPr>
            <w:rFonts w:ascii="Calibri" w:hAnsi="Calibri" w:cs="Times New Roman" w:hint="cs"/>
            <w:rtl/>
          </w:rPr>
          <w:delText>אם כן</w:delText>
        </w:r>
        <w:r w:rsidDel="001768C8">
          <w:rPr>
            <w:rFonts w:ascii="Calibri" w:hAnsi="Calibri" w:cs="Calibri" w:hint="cs"/>
            <w:rtl/>
          </w:rPr>
          <w:delText xml:space="preserve">, </w:delText>
        </w:r>
        <w:r w:rsidDel="001768C8">
          <w:rPr>
            <w:rFonts w:ascii="Calibri" w:hAnsi="Calibri" w:cs="Times New Roman" w:hint="cs"/>
            <w:rtl/>
          </w:rPr>
          <w:delText>בחרנו עבור ה</w:delText>
        </w:r>
        <w:r w:rsidDel="001768C8">
          <w:rPr>
            <w:rFonts w:ascii="Calibri" w:hAnsi="Calibri" w:cs="Calibri"/>
          </w:rPr>
          <w:delText>backend</w:delText>
        </w:r>
        <w:r w:rsidDel="001768C8">
          <w:rPr>
            <w:rFonts w:ascii="Calibri" w:hAnsi="Calibri" w:cs="Times New Roman" w:hint="cs"/>
            <w:rtl/>
          </w:rPr>
          <w:delText xml:space="preserve"> את </w:delText>
        </w:r>
        <w:r w:rsidDel="001768C8">
          <w:rPr>
            <w:rFonts w:ascii="Calibri" w:hAnsi="Calibri" w:cs="Calibri"/>
          </w:rPr>
          <w:delText>nodeJ</w:delText>
        </w:r>
        <w:r w:rsidDel="001768C8">
          <w:rPr>
            <w:rFonts w:ascii="Calibri" w:hAnsi="Calibri" w:cs="Calibri" w:hint="cs"/>
          </w:rPr>
          <w:delText>S</w:delText>
        </w:r>
        <w:r w:rsidDel="001768C8">
          <w:rPr>
            <w:rFonts w:ascii="Calibri" w:hAnsi="Calibri" w:cs="Times New Roman" w:hint="cs"/>
            <w:rtl/>
          </w:rPr>
          <w:delText xml:space="preserve"> לאור התמיכה שלה בקוד אסינכרוני </w:delText>
        </w:r>
        <w:r w:rsidDel="001768C8">
          <w:rPr>
            <w:rFonts w:ascii="Calibri" w:hAnsi="Calibri" w:cs="Calibri" w:hint="cs"/>
            <w:rtl/>
          </w:rPr>
          <w:delText>(</w:delText>
        </w:r>
        <w:r w:rsidDel="001768C8">
          <w:rPr>
            <w:rFonts w:ascii="Calibri" w:hAnsi="Calibri" w:cs="Times New Roman" w:hint="cs"/>
            <w:rtl/>
          </w:rPr>
          <w:delText>שהוא חלק אינהרנטי מהשימוש ב</w:delText>
        </w:r>
        <w:r w:rsidDel="001768C8">
          <w:rPr>
            <w:rFonts w:ascii="Calibri" w:hAnsi="Calibri" w:cs="Calibri"/>
          </w:rPr>
          <w:delText>DB</w:delText>
        </w:r>
        <w:r w:rsidDel="001768C8">
          <w:rPr>
            <w:rFonts w:ascii="Calibri" w:hAnsi="Calibri" w:cs="Calibri" w:hint="cs"/>
            <w:rtl/>
          </w:rPr>
          <w:delText xml:space="preserve">), </w:delText>
        </w:r>
        <w:r w:rsidDel="001768C8">
          <w:rPr>
            <w:rFonts w:ascii="Calibri" w:hAnsi="Calibri" w:cs="Times New Roman" w:hint="cs"/>
            <w:rtl/>
          </w:rPr>
          <w:delText>ונוחות הפיתוח ללא צורך בקומפילציה</w:delText>
        </w:r>
        <w:r w:rsidDel="001768C8">
          <w:rPr>
            <w:rFonts w:ascii="Calibri" w:hAnsi="Calibri" w:cs="Calibri" w:hint="cs"/>
            <w:rtl/>
          </w:rPr>
          <w:delText xml:space="preserve">. </w:delText>
        </w:r>
        <w:r w:rsidDel="001768C8">
          <w:rPr>
            <w:rFonts w:ascii="Calibri" w:hAnsi="Calibri" w:cs="Times New Roman" w:hint="cs"/>
            <w:rtl/>
          </w:rPr>
          <w:delText xml:space="preserve">ניתן להריץ </w:delText>
        </w:r>
        <w:r w:rsidDel="001768C8">
          <w:rPr>
            <w:rFonts w:ascii="Calibri" w:hAnsi="Calibri" w:cs="Calibri"/>
          </w:rPr>
          <w:delText>Live Server</w:delText>
        </w:r>
        <w:r w:rsidDel="001768C8">
          <w:rPr>
            <w:rFonts w:ascii="Calibri" w:hAnsi="Calibri" w:cs="Times New Roman" w:hint="cs"/>
            <w:rtl/>
          </w:rPr>
          <w:delText xml:space="preserve"> שמתעדכן בקוד החדש בכל רגע באופן אוטומטי</w:delText>
        </w:r>
        <w:r w:rsidDel="001768C8">
          <w:rPr>
            <w:rFonts w:ascii="Calibri" w:hAnsi="Calibri" w:cs="Calibri" w:hint="cs"/>
            <w:rtl/>
          </w:rPr>
          <w:delText>.</w:delText>
        </w:r>
      </w:del>
    </w:p>
    <w:p w14:paraId="2E69D184" w14:textId="6F35A27D" w:rsidR="002675C9" w:rsidDel="001768C8" w:rsidRDefault="002675C9" w:rsidP="002675C9">
      <w:pPr>
        <w:pStyle w:val="ListParagraph"/>
        <w:bidi/>
        <w:rPr>
          <w:del w:id="544" w:author="אורן  ציפורה שור" w:date="2019-12-04T18:19:00Z"/>
          <w:rFonts w:ascii="Calibri" w:hAnsi="Calibri" w:cs="Calibri"/>
          <w:rtl/>
        </w:rPr>
      </w:pPr>
    </w:p>
    <w:p w14:paraId="2C978401" w14:textId="2660ACE9" w:rsidR="002675C9" w:rsidRPr="009C5C34" w:rsidDel="001768C8" w:rsidRDefault="002675C9" w:rsidP="002675C9">
      <w:pPr>
        <w:pStyle w:val="ListParagraph"/>
        <w:numPr>
          <w:ilvl w:val="0"/>
          <w:numId w:val="10"/>
        </w:numPr>
        <w:bidi/>
        <w:rPr>
          <w:del w:id="545" w:author="אורן  ציפורה שור" w:date="2019-12-04T18:19:00Z"/>
          <w:rFonts w:ascii="Calibri" w:hAnsi="Calibri" w:cs="Calibri"/>
        </w:rPr>
      </w:pPr>
      <w:del w:id="546" w:author="אורן  ציפורה שור" w:date="2019-12-04T18:19:00Z">
        <w:r w:rsidDel="001768C8">
          <w:rPr>
            <w:rFonts w:ascii="Calibri" w:hAnsi="Calibri" w:cs="Calibri"/>
          </w:rPr>
          <w:delText>Front-End</w:delText>
        </w:r>
        <w:r w:rsidDel="001768C8">
          <w:rPr>
            <w:rFonts w:ascii="Calibri" w:hAnsi="Calibri" w:cs="Calibri" w:hint="cs"/>
            <w:rtl/>
          </w:rPr>
          <w:delText xml:space="preserve">: </w:delText>
        </w:r>
        <w:r w:rsidDel="001768C8">
          <w:rPr>
            <w:rFonts w:ascii="Calibri" w:hAnsi="Calibri" w:cs="Calibri"/>
          </w:rPr>
          <w:delText>Angular</w:delText>
        </w:r>
        <w:r w:rsidDel="001768C8">
          <w:rPr>
            <w:rFonts w:ascii="Calibri" w:hAnsi="Calibri" w:cs="Calibri" w:hint="cs"/>
            <w:rtl/>
          </w:rPr>
          <w:delText xml:space="preserve"> </w:delText>
        </w:r>
        <w:r w:rsidDel="001768C8">
          <w:rPr>
            <w:rFonts w:ascii="Calibri" w:hAnsi="Calibri" w:cs="Calibri"/>
            <w:rtl/>
          </w:rPr>
          <w:delText>–</w:delText>
        </w:r>
        <w:r w:rsidDel="001768C8">
          <w:rPr>
            <w:rFonts w:ascii="Calibri" w:hAnsi="Calibri" w:cs="Times New Roman" w:hint="cs"/>
            <w:rtl/>
          </w:rPr>
          <w:delText xml:space="preserve">היא </w:delText>
        </w:r>
        <w:r w:rsidDel="001768C8">
          <w:rPr>
            <w:rFonts w:ascii="Calibri" w:hAnsi="Calibri" w:cs="Calibri"/>
          </w:rPr>
          <w:delText>framework</w:delText>
        </w:r>
        <w:r w:rsidDel="001768C8">
          <w:rPr>
            <w:rFonts w:ascii="Calibri" w:hAnsi="Calibri" w:cs="Times New Roman" w:hint="cs"/>
            <w:rtl/>
          </w:rPr>
          <w:delText xml:space="preserve"> של </w:delText>
        </w:r>
        <w:r w:rsidDel="001768C8">
          <w:rPr>
            <w:rFonts w:ascii="Calibri" w:hAnsi="Calibri" w:cs="Calibri"/>
          </w:rPr>
          <w:delText>JavaScript</w:delText>
        </w:r>
        <w:r w:rsidDel="001768C8">
          <w:rPr>
            <w:rFonts w:ascii="Calibri" w:hAnsi="Calibri" w:cs="Calibri" w:hint="cs"/>
            <w:rtl/>
          </w:rPr>
          <w:delText xml:space="preserve">, </w:delText>
        </w:r>
        <w:r w:rsidDel="001768C8">
          <w:rPr>
            <w:rFonts w:ascii="Calibri" w:hAnsi="Calibri" w:cs="Times New Roman" w:hint="cs"/>
            <w:rtl/>
          </w:rPr>
          <w:delText xml:space="preserve">מבוססת </w:delText>
        </w:r>
        <w:r w:rsidDel="001768C8">
          <w:rPr>
            <w:rFonts w:ascii="Calibri" w:hAnsi="Calibri" w:cs="Calibri"/>
          </w:rPr>
          <w:delText>TypeScript</w:delText>
        </w:r>
        <w:r w:rsidDel="001768C8">
          <w:rPr>
            <w:rFonts w:ascii="Calibri" w:hAnsi="Calibri" w:cs="Calibri" w:hint="cs"/>
            <w:rtl/>
          </w:rPr>
          <w:delText xml:space="preserve">. </w:delText>
        </w:r>
        <w:r w:rsidDel="001768C8">
          <w:rPr>
            <w:rFonts w:ascii="Calibri" w:hAnsi="Calibri" w:cs="Times New Roman" w:hint="cs"/>
            <w:rtl/>
          </w:rPr>
          <w:delText>מאפשרת שינויים ב</w:delText>
        </w:r>
        <w:r w:rsidDel="001768C8">
          <w:rPr>
            <w:rFonts w:ascii="Calibri" w:hAnsi="Calibri" w:cs="Calibri" w:hint="cs"/>
            <w:rtl/>
          </w:rPr>
          <w:delText xml:space="preserve">- </w:delText>
        </w:r>
        <w:r w:rsidDel="001768C8">
          <w:rPr>
            <w:rFonts w:ascii="Calibri" w:hAnsi="Calibri" w:cs="Calibri" w:hint="cs"/>
          </w:rPr>
          <w:delText>DOM</w:delText>
        </w:r>
        <w:r w:rsidDel="001768C8">
          <w:rPr>
            <w:rFonts w:ascii="Calibri" w:hAnsi="Calibri" w:cs="Times New Roman" w:hint="cs"/>
            <w:rtl/>
          </w:rPr>
          <w:delText xml:space="preserve"> בצורה דינאמית בעת הריצה</w:delText>
        </w:r>
        <w:r w:rsidDel="001768C8">
          <w:rPr>
            <w:rFonts w:ascii="Calibri" w:hAnsi="Calibri" w:cs="Calibri" w:hint="cs"/>
            <w:rtl/>
          </w:rPr>
          <w:delText xml:space="preserve">. </w:delText>
        </w:r>
        <w:r w:rsidDel="001768C8">
          <w:rPr>
            <w:rFonts w:ascii="Calibri" w:hAnsi="Calibri" w:cs="Times New Roman" w:hint="cs"/>
            <w:rtl/>
          </w:rPr>
          <w:delText xml:space="preserve">מקלה את הפיתוח לעומת </w:delText>
        </w:r>
        <w:r w:rsidDel="001768C8">
          <w:rPr>
            <w:rFonts w:ascii="Calibri" w:hAnsi="Calibri" w:cs="Calibri" w:hint="cs"/>
          </w:rPr>
          <w:delText>JS</w:delText>
        </w:r>
        <w:r w:rsidDel="001768C8">
          <w:rPr>
            <w:rFonts w:ascii="Calibri" w:hAnsi="Calibri" w:cs="Calibri" w:hint="cs"/>
            <w:rtl/>
          </w:rPr>
          <w:delText xml:space="preserve">. </w:delText>
        </w:r>
        <w:r w:rsidDel="001768C8">
          <w:rPr>
            <w:rFonts w:ascii="Calibri" w:hAnsi="Calibri" w:cs="Calibri"/>
          </w:rPr>
          <w:delText>Angular</w:delText>
        </w:r>
        <w:r w:rsidDel="001768C8">
          <w:rPr>
            <w:rFonts w:ascii="Calibri" w:hAnsi="Calibri" w:cs="Times New Roman" w:hint="cs"/>
            <w:rtl/>
          </w:rPr>
          <w:delText xml:space="preserve"> היא שפה שמפותחת</w:delText>
        </w:r>
        <w:r w:rsidDel="001768C8">
          <w:rPr>
            <w:rFonts w:ascii="Calibri" w:hAnsi="Calibri" w:cs="Calibri" w:hint="cs"/>
            <w:rtl/>
          </w:rPr>
          <w:delText xml:space="preserve">, </w:delText>
        </w:r>
        <w:r w:rsidDel="001768C8">
          <w:rPr>
            <w:rFonts w:ascii="Calibri" w:hAnsi="Calibri" w:cs="Times New Roman" w:hint="cs"/>
            <w:rtl/>
          </w:rPr>
          <w:delText>נתמכת</w:delText>
        </w:r>
        <w:r w:rsidDel="001768C8">
          <w:rPr>
            <w:rFonts w:ascii="Calibri" w:hAnsi="Calibri" w:cs="Calibri" w:hint="cs"/>
            <w:rtl/>
          </w:rPr>
          <w:delText xml:space="preserve">, </w:delText>
        </w:r>
        <w:r w:rsidDel="001768C8">
          <w:rPr>
            <w:rFonts w:ascii="Calibri" w:hAnsi="Calibri" w:cs="Times New Roman" w:hint="cs"/>
            <w:rtl/>
          </w:rPr>
          <w:delText>וגם מפתחים באמצעותה ב</w:delText>
        </w:r>
        <w:r w:rsidDel="001768C8">
          <w:rPr>
            <w:rFonts w:ascii="Calibri" w:hAnsi="Calibri" w:cs="Calibri" w:hint="cs"/>
            <w:rtl/>
          </w:rPr>
          <w:delText>-</w:delText>
        </w:r>
        <w:r w:rsidDel="001768C8">
          <w:rPr>
            <w:rFonts w:ascii="Calibri" w:hAnsi="Calibri" w:cs="Calibri"/>
          </w:rPr>
          <w:delText>Google</w:delText>
        </w:r>
        <w:r w:rsidDel="001768C8">
          <w:rPr>
            <w:rFonts w:ascii="Calibri" w:hAnsi="Calibri" w:cs="Calibri" w:hint="cs"/>
            <w:rtl/>
          </w:rPr>
          <w:delText xml:space="preserve">, </w:delText>
        </w:r>
        <w:r w:rsidDel="001768C8">
          <w:rPr>
            <w:rFonts w:ascii="Calibri" w:hAnsi="Calibri" w:cs="Times New Roman" w:hint="cs"/>
            <w:rtl/>
          </w:rPr>
          <w:delText>מה שמבטיח תמיכה והמשך פיתוח בעתיד הנראה לעין</w:delText>
        </w:r>
        <w:r w:rsidDel="001768C8">
          <w:rPr>
            <w:rFonts w:ascii="Calibri" w:hAnsi="Calibri" w:cs="Calibri" w:hint="cs"/>
            <w:rtl/>
          </w:rPr>
          <w:delText xml:space="preserve">. </w:delText>
        </w:r>
        <w:r w:rsidDel="001768C8">
          <w:rPr>
            <w:rFonts w:ascii="Calibri" w:hAnsi="Calibri" w:cs="Times New Roman" w:hint="cs"/>
            <w:rtl/>
          </w:rPr>
          <w:delText>בנוסף</w:delText>
        </w:r>
        <w:r w:rsidDel="001768C8">
          <w:rPr>
            <w:rFonts w:ascii="Calibri" w:hAnsi="Calibri" w:cs="Calibri" w:hint="cs"/>
            <w:rtl/>
          </w:rPr>
          <w:delText xml:space="preserve">, </w:delText>
        </w:r>
        <w:r w:rsidDel="001768C8">
          <w:rPr>
            <w:rFonts w:ascii="Calibri" w:hAnsi="Calibri" w:cs="Calibri"/>
          </w:rPr>
          <w:delText>Angular</w:delText>
        </w:r>
        <w:r w:rsidDel="001768C8">
          <w:rPr>
            <w:rFonts w:ascii="Calibri" w:hAnsi="Calibri" w:cs="Times New Roman" w:hint="cs"/>
            <w:rtl/>
          </w:rPr>
          <w:delText xml:space="preserve"> מגיעה </w:delText>
        </w:r>
        <w:r w:rsidDel="001768C8">
          <w:rPr>
            <w:rFonts w:ascii="Calibri" w:hAnsi="Calibri" w:cs="Calibri"/>
          </w:rPr>
          <w:delText>out of the box</w:delText>
        </w:r>
        <w:r w:rsidDel="001768C8">
          <w:rPr>
            <w:rFonts w:ascii="Calibri" w:hAnsi="Calibri" w:cs="Times New Roman" w:hint="cs"/>
            <w:rtl/>
          </w:rPr>
          <w:delText xml:space="preserve"> עם מימושים ופתרונות לבעיות שניתקל בהן</w:delText>
        </w:r>
        <w:r w:rsidDel="001768C8">
          <w:rPr>
            <w:rFonts w:ascii="Calibri" w:hAnsi="Calibri" w:cs="Calibri" w:hint="cs"/>
            <w:rtl/>
          </w:rPr>
          <w:delText xml:space="preserve">, </w:delText>
        </w:r>
        <w:r w:rsidDel="001768C8">
          <w:rPr>
            <w:rFonts w:ascii="Calibri" w:hAnsi="Calibri" w:cs="Times New Roman" w:hint="cs"/>
            <w:rtl/>
          </w:rPr>
          <w:delText xml:space="preserve">כמו </w:delText>
        </w:r>
        <w:r w:rsidDel="001768C8">
          <w:rPr>
            <w:rFonts w:ascii="Calibri" w:hAnsi="Calibri" w:cs="Calibri"/>
          </w:rPr>
          <w:delText>router</w:delText>
        </w:r>
        <w:r w:rsidDel="001768C8">
          <w:rPr>
            <w:rFonts w:ascii="Calibri" w:hAnsi="Calibri" w:cs="Calibri" w:hint="cs"/>
            <w:rtl/>
          </w:rPr>
          <w:delText xml:space="preserve">, </w:delText>
        </w:r>
        <w:r w:rsidDel="001768C8">
          <w:rPr>
            <w:rFonts w:ascii="Calibri" w:hAnsi="Calibri" w:cs="Calibri"/>
          </w:rPr>
          <w:delText>form validation</w:delText>
        </w:r>
        <w:r w:rsidDel="001768C8">
          <w:rPr>
            <w:rFonts w:ascii="Calibri" w:hAnsi="Calibri" w:cs="Calibri" w:hint="cs"/>
            <w:rtl/>
          </w:rPr>
          <w:delText xml:space="preserve">, </w:delText>
        </w:r>
        <w:r w:rsidDel="001768C8">
          <w:rPr>
            <w:rFonts w:ascii="Calibri" w:hAnsi="Calibri" w:cs="Calibri"/>
          </w:rPr>
          <w:delText>httpClient</w:delText>
        </w:r>
        <w:r w:rsidDel="001768C8">
          <w:rPr>
            <w:rFonts w:ascii="Calibri" w:hAnsi="Calibri" w:cs="Times New Roman" w:hint="cs"/>
            <w:rtl/>
          </w:rPr>
          <w:delText xml:space="preserve"> ועוד</w:delText>
        </w:r>
        <w:r w:rsidDel="001768C8">
          <w:rPr>
            <w:rFonts w:ascii="Calibri" w:hAnsi="Calibri" w:cs="Calibri" w:hint="cs"/>
            <w:rtl/>
          </w:rPr>
          <w:delText>.</w:delText>
        </w:r>
      </w:del>
    </w:p>
    <w:p w14:paraId="4BAFE60A" w14:textId="40FC14AB" w:rsidR="002675C9" w:rsidDel="001768C8" w:rsidRDefault="002675C9" w:rsidP="002675C9">
      <w:pPr>
        <w:pStyle w:val="ListParagraph"/>
        <w:bidi/>
        <w:ind w:left="1080"/>
        <w:rPr>
          <w:del w:id="547" w:author="אורן  ציפורה שור" w:date="2019-12-04T18:19:00Z"/>
          <w:rFonts w:ascii="Calibri" w:hAnsi="Calibri" w:cs="Calibri"/>
          <w:rtl/>
        </w:rPr>
      </w:pPr>
      <w:del w:id="548" w:author="אורן  ציפורה שור" w:date="2019-12-04T18:19:00Z">
        <w:r w:rsidDel="001768C8">
          <w:rPr>
            <w:rFonts w:ascii="Calibri" w:hAnsi="Calibri" w:cs="Times New Roman" w:hint="cs"/>
            <w:rtl/>
          </w:rPr>
          <w:delText xml:space="preserve">אפשרויות נוספות שעומדות בפנינו הן </w:delText>
        </w:r>
        <w:r w:rsidDel="001768C8">
          <w:rPr>
            <w:rFonts w:ascii="Calibri" w:hAnsi="Calibri" w:cs="Calibri"/>
          </w:rPr>
          <w:delText>Vue, jQuery</w:delText>
        </w:r>
        <w:r w:rsidDel="001768C8">
          <w:rPr>
            <w:rFonts w:ascii="Calibri" w:hAnsi="Calibri" w:cs="Times New Roman" w:hint="cs"/>
            <w:rtl/>
          </w:rPr>
          <w:delText xml:space="preserve"> ו</w:delText>
        </w:r>
        <w:r w:rsidDel="001768C8">
          <w:rPr>
            <w:rFonts w:ascii="Calibri" w:hAnsi="Calibri" w:cs="Calibri" w:hint="cs"/>
            <w:rtl/>
          </w:rPr>
          <w:delText>-</w:delText>
        </w:r>
        <w:r w:rsidDel="001768C8">
          <w:rPr>
            <w:rFonts w:ascii="Calibri" w:hAnsi="Calibri" w:cs="Calibri"/>
          </w:rPr>
          <w:delText>React</w:delText>
        </w:r>
        <w:r w:rsidDel="001768C8">
          <w:rPr>
            <w:rFonts w:ascii="Calibri" w:hAnsi="Calibri" w:cs="Calibri" w:hint="cs"/>
            <w:rtl/>
          </w:rPr>
          <w:delText xml:space="preserve">. </w:delText>
        </w:r>
        <w:r w:rsidDel="001768C8">
          <w:rPr>
            <w:rFonts w:ascii="Calibri" w:hAnsi="Calibri" w:cs="Times New Roman" w:hint="cs"/>
            <w:rtl/>
          </w:rPr>
          <w:delText xml:space="preserve">ארבע האפשרויות הן למעשה </w:delText>
        </w:r>
        <w:r w:rsidDel="001768C8">
          <w:rPr>
            <w:rFonts w:ascii="Calibri" w:hAnsi="Calibri" w:cs="Calibri"/>
          </w:rPr>
          <w:delText>frameworks</w:delText>
        </w:r>
        <w:r w:rsidDel="001768C8">
          <w:rPr>
            <w:rFonts w:ascii="Calibri" w:hAnsi="Calibri" w:cs="Times New Roman" w:hint="cs"/>
            <w:rtl/>
          </w:rPr>
          <w:delText xml:space="preserve"> מבוססי </w:delText>
        </w:r>
        <w:r w:rsidDel="001768C8">
          <w:rPr>
            <w:rFonts w:ascii="Calibri" w:hAnsi="Calibri" w:cs="Calibri"/>
          </w:rPr>
          <w:delText>JavaScript</w:delText>
        </w:r>
        <w:r w:rsidDel="001768C8">
          <w:rPr>
            <w:rFonts w:ascii="Calibri" w:hAnsi="Calibri" w:cs="Calibri" w:hint="cs"/>
            <w:rtl/>
          </w:rPr>
          <w:delText>.</w:delText>
        </w:r>
      </w:del>
    </w:p>
    <w:p w14:paraId="3618F902" w14:textId="21B1AD2E" w:rsidR="002675C9" w:rsidDel="001768C8" w:rsidRDefault="002675C9" w:rsidP="002675C9">
      <w:pPr>
        <w:pStyle w:val="ListParagraph"/>
        <w:bidi/>
        <w:ind w:left="1080"/>
        <w:rPr>
          <w:del w:id="549" w:author="אורן  ציפורה שור" w:date="2019-12-04T18:19:00Z"/>
          <w:rFonts w:ascii="Calibri" w:hAnsi="Calibri" w:cs="Calibri"/>
          <w:rtl/>
        </w:rPr>
      </w:pPr>
    </w:p>
    <w:p w14:paraId="7715805D" w14:textId="25F27748" w:rsidR="002675C9" w:rsidDel="001768C8" w:rsidRDefault="002675C9" w:rsidP="002675C9">
      <w:pPr>
        <w:pStyle w:val="ListParagraph"/>
        <w:bidi/>
        <w:ind w:left="1080"/>
        <w:rPr>
          <w:del w:id="550" w:author="אורן  ציפורה שור" w:date="2019-12-04T18:19:00Z"/>
          <w:rFonts w:ascii="Calibri" w:hAnsi="Calibri" w:cs="Calibri"/>
          <w:rtl/>
        </w:rPr>
      </w:pPr>
      <w:del w:id="551" w:author="אורן  ציפורה שור" w:date="2019-12-04T18:19:00Z">
        <w:r w:rsidDel="001768C8">
          <w:rPr>
            <w:rFonts w:ascii="Calibri" w:hAnsi="Calibri" w:cs="Calibri"/>
          </w:rPr>
          <w:delText>React</w:delText>
        </w:r>
        <w:r w:rsidDel="001768C8">
          <w:rPr>
            <w:rFonts w:ascii="Calibri" w:hAnsi="Calibri" w:cs="Times New Roman" w:hint="cs"/>
            <w:rtl/>
          </w:rPr>
          <w:delText xml:space="preserve"> היא למעשה סיפרייה שנועדה לפיתוח </w:delText>
        </w:r>
        <w:r w:rsidDel="001768C8">
          <w:rPr>
            <w:rFonts w:ascii="Calibri" w:hAnsi="Calibri" w:cs="Calibri"/>
          </w:rPr>
          <w:delText>UI</w:delText>
        </w:r>
        <w:r w:rsidDel="001768C8">
          <w:rPr>
            <w:rFonts w:ascii="Calibri" w:hAnsi="Calibri" w:cs="Times New Roman" w:hint="cs"/>
            <w:rtl/>
          </w:rPr>
          <w:delText xml:space="preserve"> ע</w:delText>
        </w:r>
        <w:r w:rsidDel="001768C8">
          <w:rPr>
            <w:rFonts w:ascii="Calibri" w:hAnsi="Calibri" w:cs="Calibri" w:hint="cs"/>
            <w:rtl/>
          </w:rPr>
          <w:delText>"</w:delText>
        </w:r>
        <w:r w:rsidDel="001768C8">
          <w:rPr>
            <w:rFonts w:ascii="Calibri" w:hAnsi="Calibri" w:cs="Times New Roman" w:hint="cs"/>
            <w:rtl/>
          </w:rPr>
          <w:delText xml:space="preserve">י </w:delText>
        </w:r>
        <w:r w:rsidDel="001768C8">
          <w:rPr>
            <w:rFonts w:ascii="Calibri" w:hAnsi="Calibri" w:cs="Calibri"/>
          </w:rPr>
          <w:delText>Facebook</w:delText>
        </w:r>
        <w:r w:rsidDel="001768C8">
          <w:rPr>
            <w:rFonts w:ascii="Calibri" w:hAnsi="Calibri" w:cs="Calibri" w:hint="cs"/>
            <w:rtl/>
          </w:rPr>
          <w:delText xml:space="preserve">. </w:delText>
        </w:r>
        <w:r w:rsidDel="001768C8">
          <w:rPr>
            <w:rFonts w:ascii="Calibri" w:hAnsi="Calibri" w:cs="Times New Roman" w:hint="cs"/>
            <w:rtl/>
          </w:rPr>
          <w:delText>ככזאת</w:delText>
        </w:r>
        <w:r w:rsidDel="001768C8">
          <w:rPr>
            <w:rFonts w:ascii="Calibri" w:hAnsi="Calibri" w:cs="Calibri" w:hint="cs"/>
            <w:rtl/>
          </w:rPr>
          <w:delText xml:space="preserve">, </w:delText>
        </w:r>
        <w:r w:rsidDel="001768C8">
          <w:rPr>
            <w:rFonts w:ascii="Calibri" w:hAnsi="Calibri" w:cs="Times New Roman" w:hint="cs"/>
            <w:rtl/>
          </w:rPr>
          <w:delText xml:space="preserve">היא אינה מגיעה עם כלל הכלים הנדרשים שמגיעים עם </w:delText>
        </w:r>
        <w:r w:rsidDel="001768C8">
          <w:rPr>
            <w:rFonts w:ascii="Calibri" w:hAnsi="Calibri" w:cs="Calibri"/>
          </w:rPr>
          <w:delText>Angular</w:delText>
        </w:r>
        <w:r w:rsidDel="001768C8">
          <w:rPr>
            <w:rFonts w:ascii="Calibri" w:hAnsi="Calibri" w:cs="Calibri" w:hint="cs"/>
            <w:rtl/>
          </w:rPr>
          <w:delText xml:space="preserve">, </w:delText>
        </w:r>
        <w:r w:rsidDel="001768C8">
          <w:rPr>
            <w:rFonts w:ascii="Calibri" w:hAnsi="Calibri" w:cs="Times New Roman" w:hint="cs"/>
            <w:rtl/>
          </w:rPr>
          <w:delText>ותדרוש מאיתנו שימוש בספריות נוספות</w:delText>
        </w:r>
        <w:r w:rsidDel="001768C8">
          <w:rPr>
            <w:rFonts w:ascii="Calibri" w:hAnsi="Calibri" w:cs="Calibri" w:hint="cs"/>
            <w:rtl/>
          </w:rPr>
          <w:delText xml:space="preserve">, </w:delText>
        </w:r>
        <w:r w:rsidDel="001768C8">
          <w:rPr>
            <w:rFonts w:ascii="Calibri" w:hAnsi="Calibri" w:cs="Times New Roman" w:hint="cs"/>
            <w:rtl/>
          </w:rPr>
          <w:delText>מה שייצור תלות בחבילות חיצוניות ונקודות כשל אפשריות במקרה של שדרוגים או עדכונים בחבילות אלה</w:delText>
        </w:r>
        <w:r w:rsidDel="001768C8">
          <w:rPr>
            <w:rFonts w:ascii="Calibri" w:hAnsi="Calibri" w:cs="Calibri" w:hint="cs"/>
            <w:rtl/>
          </w:rPr>
          <w:delText xml:space="preserve">. </w:delText>
        </w:r>
        <w:r w:rsidDel="001768C8">
          <w:rPr>
            <w:rFonts w:ascii="Calibri" w:hAnsi="Calibri" w:cs="Times New Roman" w:hint="cs"/>
            <w:rtl/>
          </w:rPr>
          <w:delText>מבחינת ביצועים</w:delText>
        </w:r>
        <w:r w:rsidDel="001768C8">
          <w:rPr>
            <w:rFonts w:ascii="Calibri" w:hAnsi="Calibri" w:cs="Calibri" w:hint="cs"/>
            <w:rtl/>
          </w:rPr>
          <w:delText xml:space="preserve">, </w:delText>
        </w:r>
        <w:r w:rsidDel="001768C8">
          <w:rPr>
            <w:rFonts w:ascii="Calibri" w:hAnsi="Calibri" w:cs="Calibri"/>
          </w:rPr>
          <w:delText>React</w:delText>
        </w:r>
        <w:r w:rsidDel="001768C8">
          <w:rPr>
            <w:rFonts w:ascii="Calibri" w:hAnsi="Calibri" w:cs="Times New Roman" w:hint="cs"/>
            <w:rtl/>
          </w:rPr>
          <w:delText xml:space="preserve"> עדיפה על פני </w:delText>
        </w:r>
        <w:r w:rsidDel="001768C8">
          <w:rPr>
            <w:rFonts w:ascii="Calibri" w:hAnsi="Calibri" w:cs="Calibri"/>
          </w:rPr>
          <w:delText>Angular</w:delText>
        </w:r>
        <w:r w:rsidDel="001768C8">
          <w:rPr>
            <w:rFonts w:ascii="Calibri" w:hAnsi="Calibri" w:cs="Calibri" w:hint="cs"/>
            <w:rtl/>
          </w:rPr>
          <w:delText xml:space="preserve">, </w:delText>
        </w:r>
        <w:r w:rsidDel="001768C8">
          <w:rPr>
            <w:rFonts w:ascii="Calibri" w:hAnsi="Calibri" w:cs="Times New Roman" w:hint="cs"/>
            <w:rtl/>
          </w:rPr>
          <w:delText>אך האפליקציה שלנו אינה דורשת ביצועים מהירים בצד הלקוח</w:delText>
        </w:r>
        <w:r w:rsidDel="001768C8">
          <w:rPr>
            <w:rFonts w:ascii="Calibri" w:hAnsi="Calibri" w:cs="Calibri" w:hint="cs"/>
            <w:rtl/>
          </w:rPr>
          <w:delText xml:space="preserve">, </w:delText>
        </w:r>
        <w:r w:rsidDel="001768C8">
          <w:rPr>
            <w:rFonts w:ascii="Calibri" w:hAnsi="Calibri" w:cs="Times New Roman" w:hint="cs"/>
            <w:rtl/>
          </w:rPr>
          <w:delText xml:space="preserve">אשר יממש תהליך ארוכים באמצעות </w:delText>
        </w:r>
        <w:r w:rsidDel="001768C8">
          <w:rPr>
            <w:rFonts w:ascii="Calibri" w:hAnsi="Calibri" w:cs="Calibri"/>
          </w:rPr>
          <w:delText>GUI</w:delText>
        </w:r>
        <w:r w:rsidDel="001768C8">
          <w:rPr>
            <w:rFonts w:ascii="Calibri" w:hAnsi="Calibri" w:cs="Calibri" w:hint="cs"/>
            <w:rtl/>
          </w:rPr>
          <w:delText xml:space="preserve">, </w:delText>
        </w:r>
        <w:r w:rsidDel="001768C8">
          <w:rPr>
            <w:rFonts w:ascii="Calibri" w:hAnsi="Calibri" w:cs="Times New Roman" w:hint="cs"/>
            <w:rtl/>
          </w:rPr>
          <w:delText>ולא חישובים ארוכים ואוטומטיים</w:delText>
        </w:r>
        <w:r w:rsidDel="001768C8">
          <w:rPr>
            <w:rFonts w:ascii="Calibri" w:hAnsi="Calibri" w:cs="Calibri" w:hint="cs"/>
            <w:rtl/>
          </w:rPr>
          <w:delText>.</w:delText>
        </w:r>
      </w:del>
    </w:p>
    <w:p w14:paraId="0EEA6A4C" w14:textId="616CD992" w:rsidR="002675C9" w:rsidDel="001768C8" w:rsidRDefault="002675C9" w:rsidP="002675C9">
      <w:pPr>
        <w:pStyle w:val="ListParagraph"/>
        <w:bidi/>
        <w:ind w:left="1080"/>
        <w:rPr>
          <w:del w:id="552" w:author="אורן  ציפורה שור" w:date="2019-12-04T18:19:00Z"/>
          <w:rFonts w:ascii="Calibri" w:hAnsi="Calibri" w:cs="Calibri"/>
          <w:rtl/>
        </w:rPr>
      </w:pPr>
      <w:del w:id="553" w:author="אורן  ציפורה שור" w:date="2019-12-04T18:19:00Z">
        <w:r w:rsidDel="001768C8">
          <w:rPr>
            <w:rFonts w:ascii="Calibri" w:hAnsi="Calibri" w:cs="Times New Roman" w:hint="cs"/>
            <w:rtl/>
          </w:rPr>
          <w:delText xml:space="preserve">לעומת </w:delText>
        </w:r>
        <w:r w:rsidDel="001768C8">
          <w:rPr>
            <w:rFonts w:ascii="Calibri" w:hAnsi="Calibri" w:cs="Calibri"/>
          </w:rPr>
          <w:delText>React</w:delText>
        </w:r>
        <w:r w:rsidDel="001768C8">
          <w:rPr>
            <w:rFonts w:ascii="Calibri" w:hAnsi="Calibri" w:cs="Calibri" w:hint="cs"/>
            <w:rtl/>
          </w:rPr>
          <w:delText xml:space="preserve">, </w:delText>
        </w:r>
        <w:r w:rsidDel="001768C8">
          <w:rPr>
            <w:rFonts w:ascii="Calibri" w:hAnsi="Calibri" w:cs="Calibri"/>
          </w:rPr>
          <w:delText>Angular</w:delText>
        </w:r>
        <w:r w:rsidDel="001768C8">
          <w:rPr>
            <w:rFonts w:ascii="Calibri" w:hAnsi="Calibri" w:cs="Times New Roman" w:hint="cs"/>
            <w:rtl/>
          </w:rPr>
          <w:delText xml:space="preserve"> תומכת ב</w:delText>
        </w:r>
        <w:r w:rsidDel="001768C8">
          <w:rPr>
            <w:rFonts w:ascii="Calibri" w:hAnsi="Calibri" w:cs="Calibri"/>
          </w:rPr>
          <w:delText>dependency Injection</w:delText>
        </w:r>
        <w:r w:rsidDel="001768C8">
          <w:rPr>
            <w:rFonts w:ascii="Calibri" w:hAnsi="Calibri" w:cs="Calibri" w:hint="cs"/>
            <w:rtl/>
          </w:rPr>
          <w:delText xml:space="preserve">, </w:delText>
        </w:r>
        <w:r w:rsidDel="001768C8">
          <w:rPr>
            <w:rFonts w:ascii="Calibri" w:hAnsi="Calibri" w:cs="Times New Roman" w:hint="cs"/>
            <w:rtl/>
          </w:rPr>
          <w:delText xml:space="preserve">ומאלצת את המפתחים לחלוקה ברורה של </w:delText>
        </w:r>
        <w:r w:rsidDel="001768C8">
          <w:rPr>
            <w:rFonts w:ascii="Calibri" w:hAnsi="Calibri" w:cs="Calibri"/>
          </w:rPr>
          <w:delText>MVC</w:delText>
        </w:r>
        <w:r w:rsidDel="001768C8">
          <w:rPr>
            <w:rFonts w:ascii="Calibri" w:hAnsi="Calibri" w:cs="Calibri" w:hint="cs"/>
            <w:rtl/>
          </w:rPr>
          <w:delText xml:space="preserve">. </w:delText>
        </w:r>
        <w:r w:rsidDel="001768C8">
          <w:rPr>
            <w:rFonts w:ascii="Calibri" w:hAnsi="Calibri" w:cs="Times New Roman" w:hint="cs"/>
            <w:rtl/>
          </w:rPr>
          <w:delText>שתי עובדות אלה מאלצות את הפיתוח להיות מודולרי ופשוט לבדיקה</w:delText>
        </w:r>
        <w:r w:rsidDel="001768C8">
          <w:rPr>
            <w:rFonts w:ascii="Calibri" w:hAnsi="Calibri" w:cs="Calibri" w:hint="cs"/>
            <w:rtl/>
          </w:rPr>
          <w:delText>.</w:delText>
        </w:r>
      </w:del>
    </w:p>
    <w:p w14:paraId="51FC987C" w14:textId="27E3A8D5" w:rsidR="002675C9" w:rsidDel="001768C8" w:rsidRDefault="002675C9" w:rsidP="002675C9">
      <w:pPr>
        <w:pStyle w:val="ListParagraph"/>
        <w:bidi/>
        <w:ind w:left="1080"/>
        <w:rPr>
          <w:del w:id="554" w:author="אורן  ציפורה שור" w:date="2019-12-04T18:19:00Z"/>
          <w:rFonts w:ascii="Calibri" w:hAnsi="Calibri" w:cs="Calibri"/>
          <w:rtl/>
        </w:rPr>
      </w:pPr>
    </w:p>
    <w:p w14:paraId="6272B3B2" w14:textId="1C4A7BCB" w:rsidR="002675C9" w:rsidDel="001768C8" w:rsidRDefault="002675C9" w:rsidP="002675C9">
      <w:pPr>
        <w:pStyle w:val="ListParagraph"/>
        <w:bidi/>
        <w:ind w:left="1095"/>
        <w:rPr>
          <w:del w:id="555" w:author="אורן  ציפורה שור" w:date="2019-12-04T18:19:00Z"/>
          <w:rFonts w:ascii="Calibri" w:hAnsi="Calibri" w:cs="Calibri"/>
          <w:rtl/>
        </w:rPr>
      </w:pPr>
      <w:del w:id="556" w:author="אורן  ציפורה שור" w:date="2019-12-04T18:19:00Z">
        <w:r w:rsidDel="001768C8">
          <w:rPr>
            <w:rFonts w:ascii="Calibri" w:hAnsi="Calibri" w:cs="Calibri"/>
          </w:rPr>
          <w:delText>Vue.Js</w:delText>
        </w:r>
        <w:r w:rsidDel="001768C8">
          <w:rPr>
            <w:rFonts w:ascii="Calibri" w:hAnsi="Calibri" w:cs="Times New Roman" w:hint="cs"/>
            <w:rtl/>
          </w:rPr>
          <w:delText xml:space="preserve"> היא </w:delText>
        </w:r>
        <w:r w:rsidDel="001768C8">
          <w:rPr>
            <w:rFonts w:ascii="Calibri" w:hAnsi="Calibri" w:cs="Calibri"/>
          </w:rPr>
          <w:delText>framework</w:delText>
        </w:r>
        <w:r w:rsidDel="001768C8">
          <w:rPr>
            <w:rFonts w:ascii="Calibri" w:hAnsi="Calibri" w:cs="Times New Roman" w:hint="cs"/>
            <w:rtl/>
          </w:rPr>
          <w:delText xml:space="preserve"> צעיר יחסית</w:delText>
        </w:r>
        <w:r w:rsidDel="001768C8">
          <w:rPr>
            <w:rFonts w:ascii="Calibri" w:hAnsi="Calibri" w:cs="Calibri" w:hint="cs"/>
            <w:rtl/>
          </w:rPr>
          <w:delText xml:space="preserve">, </w:delText>
        </w:r>
        <w:r w:rsidDel="001768C8">
          <w:rPr>
            <w:rFonts w:ascii="Calibri" w:hAnsi="Calibri" w:cs="Times New Roman" w:hint="cs"/>
            <w:rtl/>
          </w:rPr>
          <w:delText>ללא חברה גדולה שעומדת מאחוריו</w:delText>
        </w:r>
        <w:r w:rsidDel="001768C8">
          <w:rPr>
            <w:rFonts w:ascii="Calibri" w:hAnsi="Calibri" w:cs="Calibri" w:hint="cs"/>
            <w:rtl/>
          </w:rPr>
          <w:delText xml:space="preserve">, </w:delText>
        </w:r>
        <w:r w:rsidDel="001768C8">
          <w:rPr>
            <w:rFonts w:ascii="Calibri" w:hAnsi="Calibri" w:cs="Times New Roman" w:hint="cs"/>
            <w:rtl/>
          </w:rPr>
          <w:delText>או קהילת פיתוח גדולה וחזקה כמו שיש ל</w:delText>
        </w:r>
        <w:r w:rsidDel="001768C8">
          <w:rPr>
            <w:rFonts w:ascii="Calibri" w:hAnsi="Calibri" w:cs="Calibri"/>
          </w:rPr>
          <w:delText>React</w:delText>
        </w:r>
        <w:r w:rsidDel="001768C8">
          <w:rPr>
            <w:rFonts w:ascii="Calibri" w:hAnsi="Calibri" w:cs="Times New Roman" w:hint="cs"/>
            <w:rtl/>
          </w:rPr>
          <w:delText xml:space="preserve"> ול</w:delText>
        </w:r>
        <w:r w:rsidDel="001768C8">
          <w:rPr>
            <w:rFonts w:ascii="Calibri" w:hAnsi="Calibri" w:cs="Calibri"/>
          </w:rPr>
          <w:delText>Angular</w:delText>
        </w:r>
        <w:r w:rsidDel="001768C8">
          <w:rPr>
            <w:rFonts w:ascii="Calibri" w:hAnsi="Calibri" w:cs="Calibri" w:hint="cs"/>
            <w:rtl/>
          </w:rPr>
          <w:delText xml:space="preserve">. </w:delText>
        </w:r>
        <w:r w:rsidDel="001768C8">
          <w:rPr>
            <w:rFonts w:ascii="Calibri" w:hAnsi="Calibri" w:cs="Times New Roman" w:hint="cs"/>
            <w:rtl/>
          </w:rPr>
          <w:delText>לכן ישנן כרגע פחות חבילות מוכנות</w:delText>
        </w:r>
        <w:r w:rsidDel="001768C8">
          <w:rPr>
            <w:rFonts w:ascii="Calibri" w:hAnsi="Calibri" w:cs="Calibri" w:hint="cs"/>
            <w:rtl/>
          </w:rPr>
          <w:delText xml:space="preserve">, </w:delText>
        </w:r>
        <w:r w:rsidDel="001768C8">
          <w:rPr>
            <w:rFonts w:ascii="Calibri" w:hAnsi="Calibri" w:cs="Times New Roman" w:hint="cs"/>
            <w:rtl/>
          </w:rPr>
          <w:delText>ופחות תמיכה</w:delText>
        </w:r>
        <w:r w:rsidDel="001768C8">
          <w:rPr>
            <w:rFonts w:ascii="Calibri" w:hAnsi="Calibri" w:cs="Calibri" w:hint="cs"/>
            <w:rtl/>
          </w:rPr>
          <w:delText>.</w:delText>
        </w:r>
      </w:del>
    </w:p>
    <w:p w14:paraId="6564AE05" w14:textId="707BDE54" w:rsidR="002675C9" w:rsidDel="001768C8" w:rsidRDefault="002675C9" w:rsidP="002675C9">
      <w:pPr>
        <w:pStyle w:val="ListParagraph"/>
        <w:bidi/>
        <w:ind w:left="1800" w:hanging="720"/>
        <w:rPr>
          <w:del w:id="557" w:author="אורן  ציפורה שור" w:date="2019-12-04T18:19:00Z"/>
          <w:rFonts w:ascii="Calibri" w:hAnsi="Calibri" w:cs="Calibri"/>
          <w:rtl/>
        </w:rPr>
      </w:pPr>
    </w:p>
    <w:p w14:paraId="6274E768" w14:textId="72AEB0A6" w:rsidR="002675C9" w:rsidDel="001768C8" w:rsidRDefault="002675C9" w:rsidP="002675C9">
      <w:pPr>
        <w:pStyle w:val="ListParagraph"/>
        <w:bidi/>
        <w:ind w:left="1800" w:hanging="720"/>
        <w:rPr>
          <w:del w:id="558" w:author="אורן  ציפורה שור" w:date="2019-12-04T18:19:00Z"/>
          <w:rFonts w:ascii="Calibri" w:hAnsi="Calibri" w:cs="Calibri"/>
        </w:rPr>
      </w:pPr>
      <w:del w:id="559" w:author="אורן  ציפורה שור" w:date="2019-12-04T18:19:00Z">
        <w:r w:rsidDel="001768C8">
          <w:rPr>
            <w:rFonts w:ascii="Calibri" w:hAnsi="Calibri" w:cs="Calibri"/>
          </w:rPr>
          <w:delText>jQuery</w:delText>
        </w:r>
        <w:r w:rsidDel="001768C8">
          <w:rPr>
            <w:rFonts w:ascii="Calibri" w:hAnsi="Calibri" w:cs="Times New Roman" w:hint="cs"/>
            <w:rtl/>
          </w:rPr>
          <w:delText xml:space="preserve"> היא סיפרייה  של </w:delText>
        </w:r>
        <w:r w:rsidDel="001768C8">
          <w:rPr>
            <w:rFonts w:ascii="Calibri" w:hAnsi="Calibri" w:cs="Calibri"/>
          </w:rPr>
          <w:delText>JavaScript</w:delText>
        </w:r>
        <w:r w:rsidDel="001768C8">
          <w:rPr>
            <w:rFonts w:ascii="Calibri" w:hAnsi="Calibri" w:cs="Times New Roman" w:hint="cs"/>
            <w:rtl/>
          </w:rPr>
          <w:delText xml:space="preserve"> אשר מאפשרת לבצע מניפולצייה על ה</w:delText>
        </w:r>
        <w:r w:rsidDel="001768C8">
          <w:rPr>
            <w:rFonts w:ascii="Calibri" w:hAnsi="Calibri" w:cs="Calibri" w:hint="cs"/>
          </w:rPr>
          <w:delText>D</w:delText>
        </w:r>
        <w:r w:rsidDel="001768C8">
          <w:rPr>
            <w:rFonts w:ascii="Calibri" w:hAnsi="Calibri" w:cs="Calibri"/>
          </w:rPr>
          <w:delText>OM</w:delText>
        </w:r>
        <w:r w:rsidDel="001768C8">
          <w:rPr>
            <w:rFonts w:ascii="Calibri" w:hAnsi="Calibri" w:cs="Times New Roman" w:hint="cs"/>
            <w:rtl/>
          </w:rPr>
          <w:delText xml:space="preserve"> באופן דינאמי בזמן הריצה</w:delText>
        </w:r>
        <w:r w:rsidDel="001768C8">
          <w:rPr>
            <w:rFonts w:ascii="Calibri" w:hAnsi="Calibri" w:cs="Calibri" w:hint="cs"/>
            <w:rtl/>
          </w:rPr>
          <w:delText>.</w:delText>
        </w:r>
      </w:del>
    </w:p>
    <w:p w14:paraId="39DE68B5" w14:textId="2B6170FF" w:rsidR="002675C9" w:rsidDel="001768C8" w:rsidRDefault="002675C9" w:rsidP="002675C9">
      <w:pPr>
        <w:pStyle w:val="ListParagraph"/>
        <w:bidi/>
        <w:ind w:left="1095"/>
        <w:rPr>
          <w:del w:id="560" w:author="אורן  ציפורה שור" w:date="2019-12-04T18:19:00Z"/>
          <w:rFonts w:ascii="Calibri" w:hAnsi="Calibri" w:cs="Calibri"/>
          <w:rtl/>
        </w:rPr>
      </w:pPr>
      <w:del w:id="561" w:author="אורן  ציפורה שור" w:date="2019-12-04T18:19:00Z">
        <w:r w:rsidDel="001768C8">
          <w:rPr>
            <w:rFonts w:ascii="Calibri" w:hAnsi="Calibri" w:cs="Times New Roman" w:hint="cs"/>
            <w:rtl/>
          </w:rPr>
          <w:delText>בדומה ל</w:delText>
        </w:r>
        <w:r w:rsidDel="001768C8">
          <w:rPr>
            <w:rFonts w:ascii="Calibri" w:hAnsi="Calibri" w:cs="Calibri"/>
          </w:rPr>
          <w:delText>React</w:delText>
        </w:r>
        <w:r w:rsidDel="001768C8">
          <w:rPr>
            <w:rFonts w:ascii="Calibri" w:hAnsi="Calibri" w:cs="Calibri" w:hint="cs"/>
            <w:rtl/>
          </w:rPr>
          <w:delText xml:space="preserve">, </w:delText>
        </w:r>
        <w:r w:rsidDel="001768C8">
          <w:rPr>
            <w:rFonts w:ascii="Calibri" w:hAnsi="Calibri" w:cs="Times New Roman" w:hint="cs"/>
            <w:rtl/>
          </w:rPr>
          <w:delText>שימוש ב</w:delText>
        </w:r>
        <w:r w:rsidDel="001768C8">
          <w:rPr>
            <w:rFonts w:ascii="Calibri" w:hAnsi="Calibri" w:cs="Calibri"/>
          </w:rPr>
          <w:delText>jQuery</w:delText>
        </w:r>
        <w:r w:rsidDel="001768C8">
          <w:rPr>
            <w:rFonts w:ascii="Calibri" w:hAnsi="Calibri" w:cs="Times New Roman" w:hint="cs"/>
            <w:rtl/>
          </w:rPr>
          <w:delText xml:space="preserve"> ידרוש מאיתנו שימוש בחבילות נוספות</w:delText>
        </w:r>
        <w:r w:rsidDel="001768C8">
          <w:rPr>
            <w:rFonts w:ascii="Calibri" w:hAnsi="Calibri" w:cs="Calibri" w:hint="cs"/>
            <w:rtl/>
          </w:rPr>
          <w:delText xml:space="preserve">, </w:delText>
        </w:r>
        <w:r w:rsidDel="001768C8">
          <w:rPr>
            <w:rFonts w:ascii="Calibri" w:hAnsi="Calibri" w:cs="Times New Roman" w:hint="cs"/>
            <w:rtl/>
          </w:rPr>
          <w:delText>שכן מדובר בחבילה בלבד</w:delText>
        </w:r>
        <w:r w:rsidDel="001768C8">
          <w:rPr>
            <w:rFonts w:ascii="Calibri" w:hAnsi="Calibri" w:cs="Calibri" w:hint="cs"/>
            <w:rtl/>
          </w:rPr>
          <w:delText xml:space="preserve">, </w:delText>
        </w:r>
        <w:r w:rsidDel="001768C8">
          <w:rPr>
            <w:rFonts w:ascii="Calibri" w:hAnsi="Calibri" w:cs="Times New Roman" w:hint="cs"/>
            <w:rtl/>
          </w:rPr>
          <w:delText>ולא ב</w:delText>
        </w:r>
        <w:r w:rsidDel="001768C8">
          <w:rPr>
            <w:rFonts w:ascii="Calibri" w:hAnsi="Calibri" w:cs="Calibri"/>
          </w:rPr>
          <w:delText>framework</w:delText>
        </w:r>
        <w:r w:rsidDel="001768C8">
          <w:rPr>
            <w:rFonts w:ascii="Calibri" w:hAnsi="Calibri" w:cs="Times New Roman" w:hint="cs"/>
            <w:rtl/>
          </w:rPr>
          <w:delText xml:space="preserve"> שלם</w:delText>
        </w:r>
        <w:r w:rsidDel="001768C8">
          <w:rPr>
            <w:rFonts w:ascii="Calibri" w:hAnsi="Calibri" w:cs="Calibri" w:hint="cs"/>
            <w:rtl/>
          </w:rPr>
          <w:delText xml:space="preserve">. </w:delText>
        </w:r>
        <w:r w:rsidDel="001768C8">
          <w:rPr>
            <w:rFonts w:ascii="Calibri" w:hAnsi="Calibri" w:cs="Times New Roman" w:hint="cs"/>
            <w:rtl/>
          </w:rPr>
          <w:delText>כמו כן</w:delText>
        </w:r>
        <w:r w:rsidDel="001768C8">
          <w:rPr>
            <w:rFonts w:ascii="Calibri" w:hAnsi="Calibri" w:cs="Calibri" w:hint="cs"/>
            <w:rtl/>
          </w:rPr>
          <w:delText xml:space="preserve">, </w:delText>
        </w:r>
        <w:r w:rsidDel="001768C8">
          <w:rPr>
            <w:rFonts w:ascii="Calibri" w:hAnsi="Calibri" w:cs="Times New Roman" w:hint="cs"/>
            <w:rtl/>
          </w:rPr>
          <w:delText>אין את ההפרדה המוגדרת ל</w:delText>
        </w:r>
        <w:r w:rsidDel="001768C8">
          <w:rPr>
            <w:rFonts w:ascii="Calibri" w:hAnsi="Calibri" w:cs="Calibri"/>
          </w:rPr>
          <w:delText>MVC</w:delText>
        </w:r>
        <w:r w:rsidDel="001768C8">
          <w:rPr>
            <w:rFonts w:ascii="Calibri" w:hAnsi="Calibri" w:cs="Calibri" w:hint="cs"/>
            <w:rtl/>
          </w:rPr>
          <w:delText xml:space="preserve">. </w:delText>
        </w:r>
        <w:r w:rsidDel="001768C8">
          <w:rPr>
            <w:rFonts w:ascii="Calibri" w:hAnsi="Calibri" w:cs="Times New Roman" w:hint="cs"/>
            <w:rtl/>
          </w:rPr>
          <w:delText>בנוסף</w:delText>
        </w:r>
        <w:r w:rsidDel="001768C8">
          <w:rPr>
            <w:rFonts w:ascii="Calibri" w:hAnsi="Calibri" w:cs="Calibri" w:hint="cs"/>
            <w:rtl/>
          </w:rPr>
          <w:delText xml:space="preserve">, </w:delText>
        </w:r>
        <w:r w:rsidDel="001768C8">
          <w:rPr>
            <w:rFonts w:ascii="Calibri" w:hAnsi="Calibri" w:cs="Calibri"/>
          </w:rPr>
          <w:delText>Angular</w:delText>
        </w:r>
        <w:r w:rsidDel="001768C8">
          <w:rPr>
            <w:rFonts w:ascii="Calibri" w:hAnsi="Calibri" w:cs="Times New Roman" w:hint="cs"/>
            <w:rtl/>
          </w:rPr>
          <w:delText xml:space="preserve"> תומכת ב</w:delText>
        </w:r>
        <w:r w:rsidDel="001768C8">
          <w:rPr>
            <w:rFonts w:ascii="Calibri" w:hAnsi="Calibri" w:cs="Calibri"/>
          </w:rPr>
          <w:delText>data binding</w:delText>
        </w:r>
        <w:r w:rsidDel="001768C8">
          <w:rPr>
            <w:rFonts w:ascii="Calibri" w:hAnsi="Calibri" w:cs="Calibri" w:hint="cs"/>
            <w:rtl/>
          </w:rPr>
          <w:delText xml:space="preserve">, </w:delText>
        </w:r>
        <w:r w:rsidDel="001768C8">
          <w:rPr>
            <w:rFonts w:ascii="Calibri" w:hAnsi="Calibri" w:cs="Times New Roman" w:hint="cs"/>
            <w:rtl/>
          </w:rPr>
          <w:delText>בעוד ב</w:delText>
        </w:r>
        <w:r w:rsidDel="001768C8">
          <w:rPr>
            <w:rFonts w:ascii="Calibri" w:hAnsi="Calibri" w:cs="Calibri"/>
          </w:rPr>
          <w:delText>jQuery</w:delText>
        </w:r>
        <w:r w:rsidDel="001768C8">
          <w:rPr>
            <w:rFonts w:ascii="Calibri" w:hAnsi="Calibri" w:cs="Times New Roman" w:hint="cs"/>
            <w:rtl/>
          </w:rPr>
          <w:delText xml:space="preserve"> יש צורך לטפל בכל מקום שבוא נרצה לקשר בין </w:delText>
        </w:r>
        <w:r w:rsidDel="001768C8">
          <w:rPr>
            <w:rFonts w:ascii="Calibri" w:hAnsi="Calibri" w:cs="Calibri"/>
          </w:rPr>
          <w:delText>data</w:delText>
        </w:r>
        <w:r w:rsidDel="001768C8">
          <w:rPr>
            <w:rFonts w:ascii="Calibri" w:hAnsi="Calibri" w:cs="Times New Roman" w:hint="cs"/>
            <w:rtl/>
          </w:rPr>
          <w:delText xml:space="preserve"> לבין תצוגה באופן ידני</w:delText>
        </w:r>
        <w:r w:rsidDel="001768C8">
          <w:rPr>
            <w:rFonts w:ascii="Calibri" w:hAnsi="Calibri" w:cs="Calibri" w:hint="cs"/>
            <w:rtl/>
          </w:rPr>
          <w:delText xml:space="preserve">. </w:delText>
        </w:r>
      </w:del>
    </w:p>
    <w:p w14:paraId="2463BF1F" w14:textId="5438A44D" w:rsidR="002675C9" w:rsidDel="001768C8" w:rsidRDefault="002675C9" w:rsidP="002675C9">
      <w:pPr>
        <w:pStyle w:val="ListParagraph"/>
        <w:bidi/>
        <w:ind w:left="1095"/>
        <w:rPr>
          <w:del w:id="562" w:author="אורן  ציפורה שור" w:date="2019-12-04T18:19:00Z"/>
          <w:rFonts w:ascii="Calibri" w:hAnsi="Calibri" w:cs="Calibri"/>
          <w:rtl/>
        </w:rPr>
      </w:pPr>
    </w:p>
    <w:p w14:paraId="21A7DA29" w14:textId="0B9B2750" w:rsidR="002675C9" w:rsidRPr="009561A7" w:rsidDel="001768C8" w:rsidRDefault="002675C9" w:rsidP="002675C9">
      <w:pPr>
        <w:pStyle w:val="ListParagraph"/>
        <w:bidi/>
        <w:ind w:left="1095"/>
        <w:rPr>
          <w:del w:id="563" w:author="אורן  ציפורה שור" w:date="2019-12-04T18:19:00Z"/>
          <w:rFonts w:ascii="Calibri" w:hAnsi="Calibri" w:cs="Calibri"/>
          <w:rtl/>
        </w:rPr>
      </w:pPr>
      <w:del w:id="564" w:author="אורן  ציפורה שור" w:date="2019-12-04T18:19:00Z">
        <w:r w:rsidDel="001768C8">
          <w:rPr>
            <w:rFonts w:ascii="Calibri" w:hAnsi="Calibri" w:cs="Times New Roman" w:hint="cs"/>
            <w:rtl/>
          </w:rPr>
          <w:delText>אם כן</w:delText>
        </w:r>
        <w:r w:rsidDel="001768C8">
          <w:rPr>
            <w:rFonts w:ascii="Calibri" w:hAnsi="Calibri" w:cs="Calibri" w:hint="cs"/>
            <w:rtl/>
          </w:rPr>
          <w:delText xml:space="preserve">, </w:delText>
        </w:r>
        <w:r w:rsidDel="001768C8">
          <w:rPr>
            <w:rFonts w:ascii="Calibri" w:hAnsi="Calibri" w:cs="Times New Roman" w:hint="cs"/>
            <w:rtl/>
          </w:rPr>
          <w:delText>בחרנו ב</w:delText>
        </w:r>
        <w:r w:rsidDel="001768C8">
          <w:rPr>
            <w:rFonts w:ascii="Calibri" w:hAnsi="Calibri" w:cs="Calibri"/>
          </w:rPr>
          <w:delText>Angular</w:delText>
        </w:r>
        <w:r w:rsidDel="001768C8">
          <w:rPr>
            <w:rFonts w:ascii="Calibri" w:hAnsi="Calibri" w:cs="Times New Roman" w:hint="cs"/>
            <w:rtl/>
          </w:rPr>
          <w:delText xml:space="preserve"> לאור העובדה שמדובר ב</w:delText>
        </w:r>
        <w:r w:rsidDel="001768C8">
          <w:rPr>
            <w:rFonts w:ascii="Calibri" w:hAnsi="Calibri" w:cs="Calibri"/>
          </w:rPr>
          <w:delText>framework</w:delText>
        </w:r>
        <w:r w:rsidDel="001768C8">
          <w:rPr>
            <w:rFonts w:ascii="Calibri" w:hAnsi="Calibri" w:cs="Times New Roman" w:hint="cs"/>
            <w:rtl/>
          </w:rPr>
          <w:delText xml:space="preserve"> עם תמיכה גדולה</w:delText>
        </w:r>
        <w:r w:rsidDel="001768C8">
          <w:rPr>
            <w:rFonts w:ascii="Calibri" w:hAnsi="Calibri" w:cs="Calibri" w:hint="cs"/>
            <w:rtl/>
          </w:rPr>
          <w:delText xml:space="preserve">, </w:delText>
        </w:r>
        <w:r w:rsidDel="001768C8">
          <w:rPr>
            <w:rFonts w:ascii="Calibri" w:hAnsi="Calibri" w:cs="Times New Roman" w:hint="cs"/>
            <w:rtl/>
          </w:rPr>
          <w:delText>שכולל פונקציונאליות רבה שנזדקק לה</w:delText>
        </w:r>
        <w:r w:rsidDel="001768C8">
          <w:rPr>
            <w:rFonts w:ascii="Calibri" w:hAnsi="Calibri" w:cs="Calibri" w:hint="cs"/>
            <w:rtl/>
          </w:rPr>
          <w:delText xml:space="preserve">. </w:delText>
        </w:r>
        <w:r w:rsidDel="001768C8">
          <w:rPr>
            <w:rFonts w:ascii="Calibri" w:hAnsi="Calibri" w:cs="Times New Roman" w:hint="cs"/>
            <w:rtl/>
          </w:rPr>
          <w:delText>כמו כן</w:delText>
        </w:r>
        <w:r w:rsidDel="001768C8">
          <w:rPr>
            <w:rFonts w:ascii="Calibri" w:hAnsi="Calibri" w:cs="Calibri" w:hint="cs"/>
            <w:rtl/>
          </w:rPr>
          <w:delText xml:space="preserve">, </w:delText>
        </w:r>
        <w:r w:rsidDel="001768C8">
          <w:rPr>
            <w:rFonts w:ascii="Calibri" w:hAnsi="Calibri" w:cs="Times New Roman" w:hint="cs"/>
            <w:rtl/>
          </w:rPr>
          <w:delText>החלוקה המוגדרת ל</w:delText>
        </w:r>
        <w:r w:rsidDel="001768C8">
          <w:rPr>
            <w:rFonts w:ascii="Calibri" w:hAnsi="Calibri" w:cs="Calibri"/>
          </w:rPr>
          <w:delText>MVC</w:delText>
        </w:r>
        <w:r w:rsidDel="001768C8">
          <w:rPr>
            <w:rFonts w:ascii="Calibri" w:hAnsi="Calibri" w:cs="Times New Roman" w:hint="cs"/>
            <w:rtl/>
          </w:rPr>
          <w:delText xml:space="preserve"> תאפשר לנו לכתוב קוד בצורה יעילה יותר</w:delText>
        </w:r>
        <w:r w:rsidDel="001768C8">
          <w:rPr>
            <w:rFonts w:ascii="Calibri" w:hAnsi="Calibri" w:cs="Calibri" w:hint="cs"/>
            <w:rtl/>
          </w:rPr>
          <w:delText>.</w:delText>
        </w:r>
      </w:del>
    </w:p>
    <w:p w14:paraId="3F691ED3" w14:textId="5A3FE607" w:rsidR="002675C9" w:rsidRPr="001807B6" w:rsidDel="001768C8" w:rsidRDefault="002675C9" w:rsidP="002675C9">
      <w:pPr>
        <w:pStyle w:val="ListParagraph"/>
        <w:bidi/>
        <w:ind w:left="1440" w:hanging="720"/>
        <w:rPr>
          <w:del w:id="565" w:author="אורן  ציפורה שור" w:date="2019-12-04T18:19:00Z"/>
          <w:rFonts w:ascii="Calibri" w:hAnsi="Calibri" w:cs="Calibri"/>
        </w:rPr>
      </w:pPr>
    </w:p>
    <w:p w14:paraId="3ED06CE1" w14:textId="1648499E" w:rsidR="002675C9" w:rsidRPr="002675C9" w:rsidDel="001768C8" w:rsidRDefault="002675C9" w:rsidP="002675C9">
      <w:pPr>
        <w:pStyle w:val="ListParagraph"/>
        <w:numPr>
          <w:ilvl w:val="0"/>
          <w:numId w:val="10"/>
        </w:numPr>
        <w:bidi/>
        <w:rPr>
          <w:del w:id="566" w:author="אורן  ציפורה שור" w:date="2019-12-04T18:19:00Z"/>
          <w:rFonts w:ascii="Calibri" w:hAnsi="Calibri" w:cs="Calibri"/>
          <w:highlight w:val="yellow"/>
        </w:rPr>
      </w:pPr>
      <w:del w:id="567" w:author="אורן  ציפורה שור" w:date="2019-12-04T18:19:00Z">
        <w:r w:rsidRPr="002675C9" w:rsidDel="001768C8">
          <w:rPr>
            <w:rFonts w:ascii="Calibri" w:hAnsi="Calibri" w:cs="Calibri"/>
            <w:highlight w:val="yellow"/>
          </w:rPr>
          <w:delText>DBs</w:delText>
        </w:r>
        <w:r w:rsidRPr="002675C9" w:rsidDel="001768C8">
          <w:rPr>
            <w:rFonts w:ascii="Calibri" w:hAnsi="Calibri" w:cs="Calibri" w:hint="cs"/>
            <w:highlight w:val="yellow"/>
            <w:rtl/>
          </w:rPr>
          <w:delText xml:space="preserve">: </w:delText>
        </w:r>
        <w:r w:rsidRPr="002675C9" w:rsidDel="001768C8">
          <w:rPr>
            <w:rFonts w:ascii="Calibri" w:hAnsi="Calibri" w:cs="Times New Roman" w:hint="cs"/>
            <w:highlight w:val="yellow"/>
            <w:rtl/>
          </w:rPr>
          <w:delText xml:space="preserve">בנינו שני מבנים אפשריים לבסיס הנתונים ובימים אלו העברנו את המבנים והדרישות לדוקטורנטית במחלקה שחוקרת התאמות של </w:delText>
        </w:r>
        <w:r w:rsidRPr="002675C9" w:rsidDel="001768C8">
          <w:rPr>
            <w:rFonts w:ascii="Calibri" w:hAnsi="Calibri" w:cs="Calibri" w:hint="cs"/>
            <w:highlight w:val="yellow"/>
          </w:rPr>
          <w:delText>DB</w:delText>
        </w:r>
        <w:r w:rsidRPr="002675C9" w:rsidDel="001768C8">
          <w:rPr>
            <w:rFonts w:ascii="Calibri" w:hAnsi="Calibri" w:cs="Times New Roman" w:hint="cs"/>
            <w:highlight w:val="yellow"/>
            <w:rtl/>
          </w:rPr>
          <w:delText xml:space="preserve"> לדרישות הטכניות של פרויקטים</w:delText>
        </w:r>
        <w:r w:rsidRPr="002675C9" w:rsidDel="001768C8">
          <w:rPr>
            <w:rFonts w:ascii="Calibri" w:hAnsi="Calibri" w:cs="Calibri" w:hint="cs"/>
            <w:highlight w:val="yellow"/>
            <w:rtl/>
          </w:rPr>
          <w:delText xml:space="preserve">. </w:delText>
        </w:r>
        <w:r w:rsidRPr="002675C9" w:rsidDel="001768C8">
          <w:rPr>
            <w:rFonts w:ascii="Calibri" w:hAnsi="Calibri" w:cs="Times New Roman" w:hint="cs"/>
            <w:highlight w:val="yellow"/>
            <w:rtl/>
          </w:rPr>
          <w:delText>מחכים לתשובה</w:delText>
        </w:r>
        <w:r w:rsidRPr="002675C9" w:rsidDel="001768C8">
          <w:rPr>
            <w:rFonts w:ascii="Calibri" w:hAnsi="Calibri" w:cs="Calibri" w:hint="cs"/>
            <w:highlight w:val="yellow"/>
            <w:rtl/>
          </w:rPr>
          <w:delText>.</w:delText>
        </w:r>
      </w:del>
    </w:p>
    <w:p w14:paraId="5CEDC09D" w14:textId="6E3D0172" w:rsidR="002675C9" w:rsidRPr="002675C9" w:rsidDel="001768C8" w:rsidRDefault="002675C9" w:rsidP="002675C9">
      <w:pPr>
        <w:bidi/>
        <w:ind w:left="720"/>
        <w:rPr>
          <w:del w:id="568" w:author="אורן  ציפורה שור" w:date="2019-12-04T18:19:00Z"/>
          <w:rFonts w:ascii="Calibri" w:hAnsi="Calibri" w:cs="Calibri"/>
          <w:highlight w:val="yellow"/>
        </w:rPr>
      </w:pPr>
    </w:p>
    <w:p w14:paraId="28032ED0" w14:textId="57E8B499" w:rsidR="002675C9" w:rsidRPr="002675C9" w:rsidDel="001768C8" w:rsidRDefault="002675C9" w:rsidP="002675C9">
      <w:pPr>
        <w:bidi/>
        <w:ind w:left="1080"/>
        <w:rPr>
          <w:del w:id="569" w:author="אורן  ציפורה שור" w:date="2019-12-04T18:19:00Z"/>
          <w:rFonts w:ascii="Calibri" w:hAnsi="Calibri" w:cs="Calibri"/>
          <w:highlight w:val="yellow"/>
          <w:rtl/>
        </w:rPr>
      </w:pPr>
      <w:del w:id="570" w:author="אורן  ציפורה שור" w:date="2019-12-04T18:19:00Z">
        <w:r w:rsidRPr="002675C9" w:rsidDel="001768C8">
          <w:rPr>
            <w:rFonts w:ascii="Calibri" w:hAnsi="Calibri" w:cs="Times New Roman" w:hint="cs"/>
            <w:highlight w:val="yellow"/>
            <w:rtl/>
          </w:rPr>
          <w:delText>בין האפשרויות שעומדות בפנינו</w:delText>
        </w:r>
        <w:r w:rsidRPr="002675C9" w:rsidDel="001768C8">
          <w:rPr>
            <w:rFonts w:ascii="Calibri" w:hAnsi="Calibri" w:cs="Calibri" w:hint="cs"/>
            <w:highlight w:val="yellow"/>
            <w:rtl/>
          </w:rPr>
          <w:delText xml:space="preserve">, </w:delText>
        </w:r>
        <w:r w:rsidRPr="002675C9" w:rsidDel="001768C8">
          <w:rPr>
            <w:rFonts w:ascii="Calibri" w:hAnsi="Calibri" w:cs="Times New Roman" w:hint="cs"/>
            <w:highlight w:val="yellow"/>
            <w:rtl/>
          </w:rPr>
          <w:delText>ניתך למנות את השרתים הבאים</w:delText>
        </w:r>
        <w:r w:rsidRPr="002675C9" w:rsidDel="001768C8">
          <w:rPr>
            <w:rFonts w:ascii="Calibri" w:hAnsi="Calibri" w:cs="Calibri" w:hint="cs"/>
            <w:highlight w:val="yellow"/>
            <w:rtl/>
          </w:rPr>
          <w:delText xml:space="preserve">: </w:delText>
        </w:r>
        <w:r w:rsidRPr="002675C9" w:rsidDel="001768C8">
          <w:rPr>
            <w:rFonts w:ascii="Calibri" w:hAnsi="Calibri" w:cs="Calibri"/>
            <w:highlight w:val="yellow"/>
          </w:rPr>
          <w:delText>MyS</w:delText>
        </w:r>
        <w:r w:rsidRPr="002675C9" w:rsidDel="001768C8">
          <w:rPr>
            <w:rFonts w:ascii="Calibri" w:hAnsi="Calibri" w:cs="Calibri" w:hint="cs"/>
            <w:highlight w:val="yellow"/>
          </w:rPr>
          <w:delText>QL</w:delText>
        </w:r>
        <w:r w:rsidRPr="002675C9" w:rsidDel="001768C8">
          <w:rPr>
            <w:rFonts w:ascii="Calibri" w:hAnsi="Calibri" w:cs="Calibri" w:hint="cs"/>
            <w:highlight w:val="yellow"/>
            <w:rtl/>
          </w:rPr>
          <w:delText xml:space="preserve">, </w:delText>
        </w:r>
        <w:r w:rsidRPr="002675C9" w:rsidDel="001768C8">
          <w:rPr>
            <w:rFonts w:ascii="Calibri" w:hAnsi="Calibri" w:cs="Calibri"/>
            <w:highlight w:val="yellow"/>
          </w:rPr>
          <w:delText>MariaDB</w:delText>
        </w:r>
        <w:r w:rsidRPr="002675C9" w:rsidDel="001768C8">
          <w:rPr>
            <w:rFonts w:ascii="Calibri" w:hAnsi="Calibri" w:cs="Calibri" w:hint="cs"/>
            <w:highlight w:val="yellow"/>
            <w:rtl/>
          </w:rPr>
          <w:delText xml:space="preserve">, </w:delText>
        </w:r>
        <w:r w:rsidRPr="002675C9" w:rsidDel="001768C8">
          <w:rPr>
            <w:rFonts w:ascii="Calibri" w:hAnsi="Calibri" w:cs="Calibri"/>
            <w:highlight w:val="yellow"/>
          </w:rPr>
          <w:delText>PostgreSQL</w:delText>
        </w:r>
        <w:r w:rsidRPr="002675C9" w:rsidDel="001768C8">
          <w:rPr>
            <w:rFonts w:ascii="Calibri" w:hAnsi="Calibri" w:cs="Calibri" w:hint="cs"/>
            <w:highlight w:val="yellow"/>
            <w:rtl/>
          </w:rPr>
          <w:delText xml:space="preserve">, </w:delText>
        </w:r>
        <w:r w:rsidRPr="002675C9" w:rsidDel="001768C8">
          <w:rPr>
            <w:rFonts w:ascii="Calibri" w:hAnsi="Calibri" w:cs="Calibri"/>
            <w:highlight w:val="yellow"/>
          </w:rPr>
          <w:delText>SQLite</w:delText>
        </w:r>
        <w:r w:rsidRPr="002675C9" w:rsidDel="001768C8">
          <w:rPr>
            <w:rFonts w:ascii="Calibri" w:hAnsi="Calibri" w:cs="Calibri" w:hint="cs"/>
            <w:highlight w:val="yellow"/>
            <w:rtl/>
          </w:rPr>
          <w:delText xml:space="preserve">, </w:delText>
        </w:r>
        <w:r w:rsidRPr="002675C9" w:rsidDel="001768C8">
          <w:rPr>
            <w:rFonts w:ascii="Calibri" w:hAnsi="Calibri" w:cs="Calibri" w:hint="cs"/>
            <w:highlight w:val="yellow"/>
          </w:rPr>
          <w:delText>M</w:delText>
        </w:r>
        <w:r w:rsidRPr="002675C9" w:rsidDel="001768C8">
          <w:rPr>
            <w:rFonts w:ascii="Calibri" w:hAnsi="Calibri" w:cs="Calibri"/>
            <w:highlight w:val="yellow"/>
          </w:rPr>
          <w:delText>ongoDB</w:delText>
        </w:r>
        <w:r w:rsidRPr="002675C9" w:rsidDel="001768C8">
          <w:rPr>
            <w:rFonts w:ascii="Calibri" w:hAnsi="Calibri" w:cs="Calibri" w:hint="cs"/>
            <w:highlight w:val="yellow"/>
            <w:rtl/>
          </w:rPr>
          <w:delText xml:space="preserve">, </w:delText>
        </w:r>
        <w:r w:rsidRPr="002675C9" w:rsidDel="001768C8">
          <w:rPr>
            <w:rFonts w:ascii="Calibri" w:hAnsi="Calibri" w:cs="Calibri" w:hint="cs"/>
            <w:highlight w:val="yellow"/>
          </w:rPr>
          <w:delText>N</w:delText>
        </w:r>
        <w:r w:rsidRPr="002675C9" w:rsidDel="001768C8">
          <w:rPr>
            <w:rFonts w:ascii="Calibri" w:hAnsi="Calibri" w:cs="Calibri"/>
            <w:highlight w:val="yellow"/>
          </w:rPr>
          <w:delText>eo4j</w:delText>
        </w:r>
        <w:r w:rsidRPr="002675C9" w:rsidDel="001768C8">
          <w:rPr>
            <w:rFonts w:ascii="Calibri" w:hAnsi="Calibri" w:cs="Calibri" w:hint="cs"/>
            <w:highlight w:val="yellow"/>
            <w:rtl/>
          </w:rPr>
          <w:delText xml:space="preserve">, </w:delText>
        </w:r>
        <w:r w:rsidRPr="002675C9" w:rsidDel="001768C8">
          <w:rPr>
            <w:rFonts w:ascii="Calibri" w:hAnsi="Calibri" w:cs="Calibri"/>
            <w:highlight w:val="yellow"/>
          </w:rPr>
          <w:delText>Cassandra</w:delText>
        </w:r>
        <w:r w:rsidRPr="002675C9" w:rsidDel="001768C8">
          <w:rPr>
            <w:rFonts w:ascii="Calibri" w:hAnsi="Calibri" w:cs="Calibri" w:hint="cs"/>
            <w:highlight w:val="yellow"/>
            <w:rtl/>
          </w:rPr>
          <w:delText xml:space="preserve">. </w:delText>
        </w:r>
      </w:del>
    </w:p>
    <w:p w14:paraId="1D27AAFF" w14:textId="2A4F532A" w:rsidR="002675C9" w:rsidRPr="002675C9" w:rsidDel="001768C8" w:rsidRDefault="002675C9" w:rsidP="002675C9">
      <w:pPr>
        <w:bidi/>
        <w:ind w:left="1080"/>
        <w:rPr>
          <w:del w:id="571" w:author="אורן  ציפורה שור" w:date="2019-12-04T18:19:00Z"/>
          <w:rFonts w:ascii="Calibri" w:hAnsi="Calibri" w:cs="Calibri"/>
          <w:highlight w:val="yellow"/>
          <w:rtl/>
        </w:rPr>
      </w:pPr>
      <w:del w:id="572" w:author="אורן  ציפורה שור" w:date="2019-12-04T18:19:00Z">
        <w:r w:rsidRPr="002675C9" w:rsidDel="001768C8">
          <w:rPr>
            <w:rFonts w:ascii="Calibri" w:hAnsi="Calibri" w:cs="Calibri"/>
            <w:highlight w:val="yellow"/>
          </w:rPr>
          <w:delText>SQLite</w:delText>
        </w:r>
        <w:r w:rsidRPr="002675C9" w:rsidDel="001768C8">
          <w:rPr>
            <w:rFonts w:ascii="Calibri" w:hAnsi="Calibri" w:cs="Times New Roman" w:hint="cs"/>
            <w:highlight w:val="yellow"/>
            <w:rtl/>
          </w:rPr>
          <w:delText xml:space="preserve"> היא מערכת קטנה</w:delText>
        </w:r>
        <w:r w:rsidRPr="002675C9" w:rsidDel="001768C8">
          <w:rPr>
            <w:rFonts w:ascii="Calibri" w:hAnsi="Calibri" w:cs="Calibri" w:hint="cs"/>
            <w:highlight w:val="yellow"/>
            <w:rtl/>
          </w:rPr>
          <w:delText xml:space="preserve">, </w:delText>
        </w:r>
        <w:r w:rsidRPr="002675C9" w:rsidDel="001768C8">
          <w:rPr>
            <w:rFonts w:ascii="Calibri" w:hAnsi="Calibri" w:cs="Times New Roman" w:hint="cs"/>
            <w:highlight w:val="yellow"/>
            <w:rtl/>
          </w:rPr>
          <w:delText>ומתאימה מאוד להטמעה ב</w:delText>
        </w:r>
        <w:r w:rsidRPr="002675C9" w:rsidDel="001768C8">
          <w:rPr>
            <w:rFonts w:ascii="Calibri" w:hAnsi="Calibri" w:cs="Calibri"/>
            <w:highlight w:val="yellow"/>
          </w:rPr>
          <w:delText>IoT</w:delText>
        </w:r>
        <w:r w:rsidRPr="002675C9" w:rsidDel="001768C8">
          <w:rPr>
            <w:rFonts w:ascii="Calibri" w:hAnsi="Calibri" w:cs="Times New Roman" w:hint="cs"/>
            <w:highlight w:val="yellow"/>
            <w:rtl/>
          </w:rPr>
          <w:delText xml:space="preserve"> ומערכות </w:delText>
        </w:r>
        <w:r w:rsidRPr="002675C9" w:rsidDel="001768C8">
          <w:rPr>
            <w:rFonts w:ascii="Calibri" w:hAnsi="Calibri" w:cs="Calibri"/>
            <w:highlight w:val="yellow"/>
          </w:rPr>
          <w:delText>embedded</w:delText>
        </w:r>
        <w:r w:rsidRPr="002675C9" w:rsidDel="001768C8">
          <w:rPr>
            <w:rFonts w:ascii="Calibri" w:hAnsi="Calibri" w:cs="Calibri" w:hint="cs"/>
            <w:highlight w:val="yellow"/>
            <w:rtl/>
          </w:rPr>
          <w:delText xml:space="preserve">. </w:delText>
        </w:r>
        <w:r w:rsidRPr="002675C9" w:rsidDel="001768C8">
          <w:rPr>
            <w:rFonts w:ascii="Calibri" w:hAnsi="Calibri" w:cs="Times New Roman" w:hint="cs"/>
            <w:highlight w:val="yellow"/>
            <w:rtl/>
          </w:rPr>
          <w:delText>המערכת לא תומכת בחיבור של מספר משתמשים עם הרשאות שונות</w:delText>
        </w:r>
        <w:r w:rsidRPr="002675C9" w:rsidDel="001768C8">
          <w:rPr>
            <w:rFonts w:ascii="Calibri" w:hAnsi="Calibri" w:cs="Calibri" w:hint="cs"/>
            <w:highlight w:val="yellow"/>
            <w:rtl/>
          </w:rPr>
          <w:delText xml:space="preserve">, </w:delText>
        </w:r>
        <w:r w:rsidRPr="002675C9" w:rsidDel="001768C8">
          <w:rPr>
            <w:rFonts w:ascii="Calibri" w:hAnsi="Calibri" w:cs="Times New Roman" w:hint="cs"/>
            <w:highlight w:val="yellow"/>
            <w:rtl/>
          </w:rPr>
          <w:delText>וצוואר הבקבוק שלה הוא הכתיבה</w:delText>
        </w:r>
        <w:r w:rsidRPr="002675C9" w:rsidDel="001768C8">
          <w:rPr>
            <w:rFonts w:ascii="Calibri" w:hAnsi="Calibri" w:cs="Calibri" w:hint="cs"/>
            <w:highlight w:val="yellow"/>
            <w:rtl/>
          </w:rPr>
          <w:delText xml:space="preserve">, </w:delText>
        </w:r>
        <w:r w:rsidRPr="002675C9" w:rsidDel="001768C8">
          <w:rPr>
            <w:rFonts w:ascii="Calibri" w:hAnsi="Calibri" w:cs="Times New Roman" w:hint="cs"/>
            <w:highlight w:val="yellow"/>
            <w:rtl/>
          </w:rPr>
          <w:delText>אשר מתבצעת באופן סדרתי</w:delText>
        </w:r>
        <w:r w:rsidRPr="002675C9" w:rsidDel="001768C8">
          <w:rPr>
            <w:rFonts w:ascii="Calibri" w:hAnsi="Calibri" w:cs="Calibri" w:hint="cs"/>
            <w:highlight w:val="yellow"/>
            <w:rtl/>
          </w:rPr>
          <w:delText xml:space="preserve">. </w:delText>
        </w:r>
      </w:del>
    </w:p>
    <w:p w14:paraId="15D7AC6A" w14:textId="6DF74577" w:rsidR="002675C9" w:rsidRPr="002675C9" w:rsidDel="001768C8" w:rsidRDefault="002675C9" w:rsidP="002675C9">
      <w:pPr>
        <w:bidi/>
        <w:ind w:left="1080"/>
        <w:rPr>
          <w:del w:id="573" w:author="אורן  ציפורה שור" w:date="2019-12-04T18:19:00Z"/>
          <w:rFonts w:ascii="Calibri" w:hAnsi="Calibri" w:cs="Calibri"/>
          <w:highlight w:val="yellow"/>
          <w:rtl/>
        </w:rPr>
      </w:pPr>
      <w:del w:id="574" w:author="אורן  ציפורה שור" w:date="2019-12-04T18:19:00Z">
        <w:r w:rsidRPr="002675C9" w:rsidDel="001768C8">
          <w:rPr>
            <w:rFonts w:ascii="Calibri" w:hAnsi="Calibri" w:cs="Calibri"/>
            <w:highlight w:val="yellow"/>
          </w:rPr>
          <w:delText>MySQL</w:delText>
        </w:r>
        <w:r w:rsidRPr="002675C9" w:rsidDel="001768C8">
          <w:rPr>
            <w:rFonts w:ascii="Calibri" w:hAnsi="Calibri" w:cs="Times New Roman" w:hint="cs"/>
            <w:highlight w:val="yellow"/>
            <w:rtl/>
          </w:rPr>
          <w:delText xml:space="preserve"> ו</w:delText>
        </w:r>
        <w:r w:rsidRPr="002675C9" w:rsidDel="001768C8">
          <w:rPr>
            <w:rFonts w:ascii="Calibri" w:hAnsi="Calibri" w:cs="Calibri"/>
            <w:highlight w:val="yellow"/>
          </w:rPr>
          <w:delText>MariaDB</w:delText>
        </w:r>
        <w:r w:rsidRPr="002675C9" w:rsidDel="001768C8">
          <w:rPr>
            <w:rFonts w:ascii="Calibri" w:hAnsi="Calibri" w:cs="Times New Roman" w:hint="cs"/>
            <w:highlight w:val="yellow"/>
            <w:rtl/>
          </w:rPr>
          <w:delText xml:space="preserve"> הן מערכת עם ארכיטקטורת שרת</w:delText>
        </w:r>
        <w:r w:rsidRPr="002675C9" w:rsidDel="001768C8">
          <w:rPr>
            <w:rFonts w:ascii="Calibri" w:hAnsi="Calibri" w:cs="Calibri" w:hint="cs"/>
            <w:highlight w:val="yellow"/>
            <w:rtl/>
          </w:rPr>
          <w:delText>-</w:delText>
        </w:r>
        <w:r w:rsidRPr="002675C9" w:rsidDel="001768C8">
          <w:rPr>
            <w:rFonts w:ascii="Calibri" w:hAnsi="Calibri" w:cs="Times New Roman" w:hint="cs"/>
            <w:highlight w:val="yellow"/>
            <w:rtl/>
          </w:rPr>
          <w:delText>לקוח</w:delText>
        </w:r>
        <w:r w:rsidRPr="002675C9" w:rsidDel="001768C8">
          <w:rPr>
            <w:rFonts w:ascii="Calibri" w:hAnsi="Calibri" w:cs="Calibri" w:hint="cs"/>
            <w:highlight w:val="yellow"/>
            <w:rtl/>
          </w:rPr>
          <w:delText xml:space="preserve">, </w:delText>
        </w:r>
        <w:r w:rsidRPr="002675C9" w:rsidDel="001768C8">
          <w:rPr>
            <w:rFonts w:ascii="Calibri" w:hAnsi="Calibri" w:cs="Times New Roman" w:hint="cs"/>
            <w:highlight w:val="yellow"/>
            <w:rtl/>
          </w:rPr>
          <w:delText>ו</w:delText>
        </w:r>
        <w:r w:rsidRPr="002675C9" w:rsidDel="001768C8">
          <w:rPr>
            <w:rFonts w:ascii="Calibri" w:hAnsi="Calibri" w:cs="Calibri"/>
            <w:highlight w:val="yellow"/>
          </w:rPr>
          <w:delText>multithreaded</w:delText>
        </w:r>
        <w:r w:rsidRPr="002675C9" w:rsidDel="001768C8">
          <w:rPr>
            <w:rFonts w:ascii="Calibri" w:hAnsi="Calibri" w:cs="Calibri" w:hint="cs"/>
            <w:highlight w:val="yellow"/>
            <w:rtl/>
          </w:rPr>
          <w:delText xml:space="preserve">. </w:delText>
        </w:r>
        <w:r w:rsidRPr="002675C9" w:rsidDel="001768C8">
          <w:rPr>
            <w:rFonts w:ascii="Calibri" w:hAnsi="Calibri" w:cs="Times New Roman" w:hint="cs"/>
            <w:highlight w:val="yellow"/>
            <w:rtl/>
          </w:rPr>
          <w:delText>למעשה</w:delText>
        </w:r>
        <w:r w:rsidRPr="002675C9" w:rsidDel="001768C8">
          <w:rPr>
            <w:rFonts w:ascii="Calibri" w:hAnsi="Calibri" w:cs="Calibri" w:hint="cs"/>
            <w:highlight w:val="yellow"/>
            <w:rtl/>
          </w:rPr>
          <w:delText xml:space="preserve">, </w:delText>
        </w:r>
        <w:r w:rsidRPr="002675C9" w:rsidDel="001768C8">
          <w:rPr>
            <w:rFonts w:ascii="Calibri" w:hAnsi="Calibri" w:cs="Calibri"/>
            <w:highlight w:val="yellow"/>
          </w:rPr>
          <w:delText>MariaDB</w:delText>
        </w:r>
        <w:r w:rsidRPr="002675C9" w:rsidDel="001768C8">
          <w:rPr>
            <w:rFonts w:ascii="Calibri" w:hAnsi="Calibri" w:cs="Times New Roman" w:hint="cs"/>
            <w:highlight w:val="yellow"/>
            <w:rtl/>
          </w:rPr>
          <w:delText xml:space="preserve"> היא פיצול מתוך </w:delText>
        </w:r>
        <w:r w:rsidRPr="002675C9" w:rsidDel="001768C8">
          <w:rPr>
            <w:rFonts w:ascii="Calibri" w:hAnsi="Calibri" w:cs="Calibri"/>
            <w:highlight w:val="yellow"/>
          </w:rPr>
          <w:delText>MySQL</w:delText>
        </w:r>
        <w:r w:rsidRPr="002675C9" w:rsidDel="001768C8">
          <w:rPr>
            <w:rFonts w:ascii="Calibri" w:hAnsi="Calibri" w:cs="Calibri" w:hint="cs"/>
            <w:highlight w:val="yellow"/>
            <w:rtl/>
          </w:rPr>
          <w:delText xml:space="preserve">, </w:delText>
        </w:r>
        <w:r w:rsidRPr="002675C9" w:rsidDel="001768C8">
          <w:rPr>
            <w:rFonts w:ascii="Calibri" w:hAnsi="Calibri" w:cs="Times New Roman" w:hint="cs"/>
            <w:highlight w:val="yellow"/>
            <w:rtl/>
          </w:rPr>
          <w:delText>לפני שזו נרכשה ע</w:delText>
        </w:r>
        <w:r w:rsidRPr="002675C9" w:rsidDel="001768C8">
          <w:rPr>
            <w:rFonts w:ascii="Calibri" w:hAnsi="Calibri" w:cs="Calibri" w:hint="cs"/>
            <w:highlight w:val="yellow"/>
            <w:rtl/>
          </w:rPr>
          <w:delText>"</w:delText>
        </w:r>
        <w:r w:rsidRPr="002675C9" w:rsidDel="001768C8">
          <w:rPr>
            <w:rFonts w:ascii="Calibri" w:hAnsi="Calibri" w:cs="Times New Roman" w:hint="cs"/>
            <w:highlight w:val="yellow"/>
            <w:rtl/>
          </w:rPr>
          <w:delText xml:space="preserve">י </w:delText>
        </w:r>
        <w:r w:rsidRPr="002675C9" w:rsidDel="001768C8">
          <w:rPr>
            <w:rFonts w:ascii="Calibri" w:hAnsi="Calibri" w:cs="Calibri"/>
            <w:highlight w:val="yellow"/>
          </w:rPr>
          <w:delText>Oracle</w:delText>
        </w:r>
        <w:r w:rsidRPr="002675C9" w:rsidDel="001768C8">
          <w:rPr>
            <w:rFonts w:ascii="Calibri" w:hAnsi="Calibri" w:cs="Calibri" w:hint="cs"/>
            <w:highlight w:val="yellow"/>
            <w:rtl/>
          </w:rPr>
          <w:delText xml:space="preserve">. </w:delText>
        </w:r>
        <w:r w:rsidRPr="002675C9" w:rsidDel="001768C8">
          <w:rPr>
            <w:rFonts w:ascii="Calibri" w:hAnsi="Calibri" w:cs="Times New Roman" w:hint="cs"/>
            <w:highlight w:val="yellow"/>
            <w:rtl/>
          </w:rPr>
          <w:delText>בתוך ה</w:delText>
        </w:r>
        <w:r w:rsidRPr="002675C9" w:rsidDel="001768C8">
          <w:rPr>
            <w:rFonts w:ascii="Calibri" w:hAnsi="Calibri" w:cs="Calibri"/>
            <w:highlight w:val="yellow"/>
          </w:rPr>
          <w:delText>scope</w:delText>
        </w:r>
        <w:r w:rsidRPr="002675C9" w:rsidDel="001768C8">
          <w:rPr>
            <w:rFonts w:ascii="Calibri" w:hAnsi="Calibri" w:cs="Times New Roman" w:hint="cs"/>
            <w:highlight w:val="yellow"/>
            <w:rtl/>
          </w:rPr>
          <w:delText xml:space="preserve"> של הפרוייקט שלנו</w:delText>
        </w:r>
        <w:r w:rsidRPr="002675C9" w:rsidDel="001768C8">
          <w:rPr>
            <w:rFonts w:ascii="Calibri" w:hAnsi="Calibri" w:cs="Calibri" w:hint="cs"/>
            <w:highlight w:val="yellow"/>
            <w:rtl/>
          </w:rPr>
          <w:delText xml:space="preserve">, </w:delText>
        </w:r>
        <w:r w:rsidRPr="002675C9" w:rsidDel="001768C8">
          <w:rPr>
            <w:rFonts w:ascii="Calibri" w:hAnsi="Calibri" w:cs="Times New Roman" w:hint="cs"/>
            <w:highlight w:val="yellow"/>
            <w:rtl/>
          </w:rPr>
          <w:delText>ניתן לומר שאין הבדל מהותי בין שני הפתרונות</w:delText>
        </w:r>
        <w:r w:rsidRPr="002675C9" w:rsidDel="001768C8">
          <w:rPr>
            <w:rFonts w:ascii="Calibri" w:hAnsi="Calibri" w:cs="Calibri" w:hint="cs"/>
            <w:highlight w:val="yellow"/>
            <w:rtl/>
          </w:rPr>
          <w:delText xml:space="preserve">. </w:delText>
        </w:r>
      </w:del>
    </w:p>
    <w:p w14:paraId="0DFE25B1" w14:textId="4D24CA79" w:rsidR="002675C9" w:rsidRPr="00940D87" w:rsidDel="001768C8" w:rsidRDefault="002675C9" w:rsidP="002675C9">
      <w:pPr>
        <w:bidi/>
        <w:ind w:left="1080"/>
        <w:rPr>
          <w:del w:id="575" w:author="אורן  ציפורה שור" w:date="2019-12-04T18:19:00Z"/>
          <w:rFonts w:ascii="Calibri" w:hAnsi="Calibri" w:cs="Calibri"/>
          <w:rtl/>
        </w:rPr>
      </w:pPr>
      <w:del w:id="576" w:author="אורן  ציפורה שור" w:date="2019-12-04T18:19:00Z">
        <w:r w:rsidRPr="002675C9" w:rsidDel="001768C8">
          <w:rPr>
            <w:rFonts w:ascii="Calibri" w:hAnsi="Calibri" w:cs="Times New Roman" w:hint="cs"/>
            <w:highlight w:val="yellow"/>
            <w:rtl/>
          </w:rPr>
          <w:delText xml:space="preserve">ההבדל העיקרי בין השרתים שנסקרו עד כה לבין </w:delText>
        </w:r>
        <w:r w:rsidRPr="002675C9" w:rsidDel="001768C8">
          <w:rPr>
            <w:rFonts w:ascii="Calibri" w:hAnsi="Calibri" w:cs="Calibri"/>
            <w:highlight w:val="yellow"/>
          </w:rPr>
          <w:delText>PostgreSQL</w:delText>
        </w:r>
        <w:r w:rsidRPr="002675C9" w:rsidDel="001768C8">
          <w:rPr>
            <w:rFonts w:ascii="Calibri" w:hAnsi="Calibri" w:cs="Calibri" w:hint="cs"/>
            <w:highlight w:val="yellow"/>
            <w:rtl/>
          </w:rPr>
          <w:delText xml:space="preserve">, </w:delText>
        </w:r>
        <w:r w:rsidRPr="002675C9" w:rsidDel="001768C8">
          <w:rPr>
            <w:rFonts w:ascii="Calibri" w:hAnsi="Calibri" w:cs="Times New Roman" w:hint="cs"/>
            <w:highlight w:val="yellow"/>
            <w:rtl/>
          </w:rPr>
          <w:delText>הוא ש</w:delText>
        </w:r>
        <w:r w:rsidRPr="002675C9" w:rsidDel="001768C8">
          <w:rPr>
            <w:rFonts w:ascii="Calibri" w:hAnsi="Calibri" w:cs="Calibri"/>
            <w:highlight w:val="yellow"/>
          </w:rPr>
          <w:delText>PostgreSQL</w:delText>
        </w:r>
        <w:r w:rsidRPr="002675C9" w:rsidDel="001768C8">
          <w:rPr>
            <w:rFonts w:ascii="Calibri" w:hAnsi="Calibri" w:cs="Times New Roman" w:hint="cs"/>
            <w:highlight w:val="yellow"/>
            <w:rtl/>
          </w:rPr>
          <w:delText xml:space="preserve"> מבוסס מידע אובייקט</w:delText>
        </w:r>
        <w:r w:rsidRPr="002675C9" w:rsidDel="001768C8">
          <w:rPr>
            <w:rFonts w:ascii="Calibri" w:hAnsi="Calibri" w:cs="Calibri" w:hint="cs"/>
            <w:highlight w:val="yellow"/>
            <w:rtl/>
          </w:rPr>
          <w:delText>-</w:delText>
        </w:r>
        <w:r w:rsidRPr="002675C9" w:rsidDel="001768C8">
          <w:rPr>
            <w:rFonts w:ascii="Calibri" w:hAnsi="Calibri" w:cs="Times New Roman" w:hint="cs"/>
            <w:highlight w:val="yellow"/>
            <w:rtl/>
          </w:rPr>
          <w:delText>רלציות</w:delText>
        </w:r>
        <w:r w:rsidRPr="002675C9" w:rsidDel="001768C8">
          <w:rPr>
            <w:rFonts w:ascii="Calibri" w:hAnsi="Calibri" w:cs="Calibri" w:hint="cs"/>
            <w:highlight w:val="yellow"/>
            <w:rtl/>
          </w:rPr>
          <w:delText xml:space="preserve">, </w:delText>
        </w:r>
        <w:r w:rsidRPr="002675C9" w:rsidDel="001768C8">
          <w:rPr>
            <w:rFonts w:ascii="Calibri" w:hAnsi="Calibri" w:cs="Times New Roman" w:hint="cs"/>
            <w:highlight w:val="yellow"/>
            <w:rtl/>
          </w:rPr>
          <w:delText>בעוד השרתים האחרים מחזיקים מידע כרלציות בלבד</w:delText>
        </w:r>
        <w:r w:rsidRPr="002675C9" w:rsidDel="001768C8">
          <w:rPr>
            <w:rFonts w:ascii="Calibri" w:hAnsi="Calibri" w:cs="Calibri" w:hint="cs"/>
            <w:highlight w:val="yellow"/>
            <w:rtl/>
          </w:rPr>
          <w:delText xml:space="preserve">. </w:delText>
        </w:r>
        <w:r w:rsidRPr="002675C9" w:rsidDel="001768C8">
          <w:rPr>
            <w:rFonts w:ascii="Calibri" w:hAnsi="Calibri" w:cs="Times New Roman" w:hint="cs"/>
            <w:highlight w:val="yellow"/>
            <w:rtl/>
          </w:rPr>
          <w:delText>מאפיין זה אינו מהותי במיוחד לפרוייקט שלנו</w:delText>
        </w:r>
        <w:r w:rsidRPr="002675C9" w:rsidDel="001768C8">
          <w:rPr>
            <w:rFonts w:ascii="Calibri" w:hAnsi="Calibri" w:cs="Calibri" w:hint="cs"/>
            <w:highlight w:val="yellow"/>
            <w:rtl/>
          </w:rPr>
          <w:delText xml:space="preserve">, </w:delText>
        </w:r>
        <w:r w:rsidRPr="002675C9" w:rsidDel="001768C8">
          <w:rPr>
            <w:rFonts w:ascii="Calibri" w:hAnsi="Calibri" w:cs="Times New Roman" w:hint="cs"/>
            <w:highlight w:val="yellow"/>
            <w:rtl/>
          </w:rPr>
          <w:delText>שאינו ממודל כאוסף של אובייקטים</w:delText>
        </w:r>
        <w:r w:rsidRPr="002675C9" w:rsidDel="001768C8">
          <w:rPr>
            <w:rFonts w:ascii="Calibri" w:hAnsi="Calibri" w:cs="Calibri" w:hint="cs"/>
            <w:highlight w:val="yellow"/>
            <w:rtl/>
          </w:rPr>
          <w:delText>.</w:delText>
        </w:r>
        <w:r w:rsidRPr="002675C9" w:rsidDel="001768C8">
          <w:rPr>
            <w:rFonts w:ascii="Calibri" w:hAnsi="Calibri" w:cs="Calibri"/>
            <w:highlight w:val="yellow"/>
          </w:rPr>
          <w:delText xml:space="preserve">  </w:delText>
        </w:r>
        <w:r w:rsidRPr="002675C9" w:rsidDel="001768C8">
          <w:rPr>
            <w:rFonts w:ascii="Calibri" w:hAnsi="Calibri" w:cs="Times New Roman" w:hint="cs"/>
            <w:highlight w:val="yellow"/>
            <w:rtl/>
          </w:rPr>
          <w:delText xml:space="preserve"> מבחינת ביצועים</w:delText>
        </w:r>
        <w:r w:rsidRPr="002675C9" w:rsidDel="001768C8">
          <w:rPr>
            <w:rFonts w:ascii="Calibri" w:hAnsi="Calibri" w:cs="Calibri" w:hint="cs"/>
            <w:highlight w:val="yellow"/>
            <w:rtl/>
          </w:rPr>
          <w:delText xml:space="preserve">, </w:delText>
        </w:r>
        <w:r w:rsidRPr="002675C9" w:rsidDel="001768C8">
          <w:rPr>
            <w:rFonts w:ascii="Calibri" w:hAnsi="Calibri" w:cs="Calibri"/>
            <w:highlight w:val="yellow"/>
          </w:rPr>
          <w:delText>Postgre</w:delText>
        </w:r>
        <w:r w:rsidRPr="002675C9" w:rsidDel="001768C8">
          <w:rPr>
            <w:rFonts w:ascii="Calibri" w:hAnsi="Calibri" w:cs="Calibri" w:hint="cs"/>
            <w:highlight w:val="yellow"/>
          </w:rPr>
          <w:delText>SQL</w:delText>
        </w:r>
        <w:r w:rsidRPr="002675C9" w:rsidDel="001768C8">
          <w:rPr>
            <w:rFonts w:ascii="Calibri" w:hAnsi="Calibri" w:cs="Times New Roman" w:hint="cs"/>
            <w:highlight w:val="yellow"/>
            <w:rtl/>
          </w:rPr>
          <w:delText xml:space="preserve"> מציג ביצועים דומים ל</w:delText>
        </w:r>
        <w:r w:rsidRPr="002675C9" w:rsidDel="001768C8">
          <w:rPr>
            <w:rFonts w:ascii="Calibri" w:hAnsi="Calibri" w:cs="Calibri"/>
            <w:highlight w:val="yellow"/>
          </w:rPr>
          <w:delText>MySQL</w:delText>
        </w:r>
        <w:r w:rsidRPr="002675C9" w:rsidDel="001768C8">
          <w:rPr>
            <w:rFonts w:ascii="Calibri" w:hAnsi="Calibri" w:cs="Times New Roman" w:hint="cs"/>
            <w:highlight w:val="yellow"/>
            <w:rtl/>
          </w:rPr>
          <w:delText xml:space="preserve"> ו</w:delText>
        </w:r>
        <w:r w:rsidRPr="002675C9" w:rsidDel="001768C8">
          <w:rPr>
            <w:rFonts w:ascii="Calibri" w:hAnsi="Calibri" w:cs="Calibri"/>
            <w:highlight w:val="yellow"/>
          </w:rPr>
          <w:delText>MariaD</w:delText>
        </w:r>
        <w:r w:rsidRPr="002675C9" w:rsidDel="001768C8">
          <w:rPr>
            <w:rFonts w:ascii="Calibri" w:hAnsi="Calibri" w:cs="Calibri" w:hint="cs"/>
            <w:highlight w:val="yellow"/>
          </w:rPr>
          <w:delText>B</w:delText>
        </w:r>
        <w:r w:rsidRPr="002675C9" w:rsidDel="001768C8">
          <w:rPr>
            <w:rFonts w:ascii="Calibri" w:hAnsi="Calibri" w:cs="Calibri" w:hint="cs"/>
            <w:highlight w:val="yellow"/>
            <w:rtl/>
          </w:rPr>
          <w:delText xml:space="preserve">. </w:delText>
        </w:r>
        <w:r w:rsidRPr="002675C9" w:rsidDel="001768C8">
          <w:rPr>
            <w:rFonts w:ascii="Calibri" w:hAnsi="Calibri" w:cs="Times New Roman" w:hint="cs"/>
            <w:highlight w:val="yellow"/>
            <w:rtl/>
          </w:rPr>
          <w:delText>ישנה קהילה קטנה יותר של מפתחים סביב שרת זה לעומת האחרים</w:delText>
        </w:r>
        <w:r w:rsidRPr="002675C9" w:rsidDel="001768C8">
          <w:rPr>
            <w:rFonts w:ascii="Calibri" w:hAnsi="Calibri" w:cs="Calibri" w:hint="cs"/>
            <w:highlight w:val="yellow"/>
            <w:rtl/>
          </w:rPr>
          <w:delText>.</w:delText>
        </w:r>
      </w:del>
    </w:p>
    <w:p w14:paraId="69F8C034" w14:textId="77777777" w:rsidR="007B29AD" w:rsidRPr="002675C9" w:rsidRDefault="007B29AD" w:rsidP="002675C9">
      <w:pPr>
        <w:pStyle w:val="ListParagraph"/>
        <w:bidi/>
        <w:rPr>
          <w:rFonts w:ascii="David" w:hAnsi="David" w:cs="David"/>
        </w:rPr>
      </w:pPr>
    </w:p>
    <w:p w14:paraId="06F280FB" w14:textId="77777777" w:rsidR="00EB36AC" w:rsidRDefault="007B29AD" w:rsidP="007B29AD">
      <w:pPr>
        <w:pStyle w:val="ListParagraph"/>
        <w:numPr>
          <w:ilvl w:val="0"/>
          <w:numId w:val="5"/>
        </w:numPr>
        <w:bidi/>
        <w:rPr>
          <w:rFonts w:ascii="David" w:hAnsi="David" w:cs="David"/>
        </w:rPr>
      </w:pPr>
      <w:r w:rsidRPr="007B29AD">
        <w:rPr>
          <w:rFonts w:ascii="David" w:hAnsi="David" w:cs="David" w:hint="cs"/>
          <w:rtl/>
        </w:rPr>
        <w:t>ביבליוגרפיה</w:t>
      </w:r>
      <w:r>
        <w:rPr>
          <w:rFonts w:ascii="David" w:hAnsi="David" w:cs="David" w:hint="cs"/>
          <w:rtl/>
        </w:rPr>
        <w:t>:</w:t>
      </w:r>
    </w:p>
    <w:p w14:paraId="204ADADA" w14:textId="77777777" w:rsidR="00853346" w:rsidRPr="00726309" w:rsidRDefault="00853346" w:rsidP="00726309">
      <w:pPr>
        <w:pStyle w:val="ListParagraph"/>
        <w:numPr>
          <w:ilvl w:val="0"/>
          <w:numId w:val="9"/>
        </w:numPr>
        <w:bidi/>
        <w:spacing w:after="0" w:line="240" w:lineRule="auto"/>
        <w:rPr>
          <w:rFonts w:ascii="David" w:hAnsi="David" w:cs="David"/>
        </w:rPr>
      </w:pPr>
      <w:r w:rsidRPr="00726309">
        <w:rPr>
          <w:rFonts w:ascii="David" w:hAnsi="David" w:cs="David"/>
        </w:rPr>
        <w:t>Sturm, A., Gross, D., Wang, J., &amp; Yu, E. (2017). Means-ends based know-how mapping. Journal of Knowledge Management, 21(2), 454-473.</w:t>
      </w:r>
      <w:r w:rsidRPr="00726309">
        <w:rPr>
          <w:rFonts w:ascii="David" w:hAnsi="David" w:cs="David"/>
          <w:rtl/>
        </w:rPr>
        <w:t>‏</w:t>
      </w:r>
    </w:p>
    <w:p w14:paraId="72BAA37A" w14:textId="77777777" w:rsidR="007B29AD" w:rsidRPr="00726309" w:rsidRDefault="007B29AD" w:rsidP="00726309">
      <w:pPr>
        <w:pStyle w:val="ListParagraph"/>
        <w:numPr>
          <w:ilvl w:val="0"/>
          <w:numId w:val="9"/>
        </w:numPr>
        <w:bidi/>
        <w:spacing w:after="0" w:line="240" w:lineRule="auto"/>
        <w:rPr>
          <w:rFonts w:ascii="David" w:hAnsi="David" w:cs="David"/>
          <w:rtl/>
        </w:rPr>
      </w:pPr>
      <w:r w:rsidRPr="00726309">
        <w:rPr>
          <w:rFonts w:ascii="David" w:hAnsi="David" w:cs="David"/>
        </w:rPr>
        <w:lastRenderedPageBreak/>
        <w:t>Shum, S. B., Motta, E., &amp; Domingue, J. (2000). ScholOnto: an ontology-based digital library server for research documents and discourse. International Journal on Digital Libraries, 3(3), 237-248.</w:t>
      </w:r>
      <w:r w:rsidRPr="00726309">
        <w:rPr>
          <w:rFonts w:ascii="David" w:hAnsi="David" w:cs="David"/>
          <w:rtl/>
        </w:rPr>
        <w:t>‏</w:t>
      </w:r>
    </w:p>
    <w:p w14:paraId="7D1E67B1" w14:textId="77777777" w:rsidR="007B29AD" w:rsidRDefault="007B29AD" w:rsidP="00EB36AC">
      <w:pPr>
        <w:bidi/>
        <w:rPr>
          <w:rFonts w:ascii="David" w:hAnsi="David" w:cs="David"/>
          <w:b/>
          <w:bCs/>
          <w:u w:val="single"/>
          <w:rtl/>
        </w:rPr>
      </w:pPr>
    </w:p>
    <w:p w14:paraId="127CF28E" w14:textId="77777777" w:rsidR="007B29AD" w:rsidRDefault="007B29AD" w:rsidP="007B29AD">
      <w:pPr>
        <w:bidi/>
        <w:rPr>
          <w:rFonts w:ascii="David" w:hAnsi="David" w:cs="David"/>
          <w:b/>
          <w:bCs/>
          <w:u w:val="single"/>
          <w:rtl/>
        </w:rPr>
      </w:pPr>
    </w:p>
    <w:p w14:paraId="5E71F1CC" w14:textId="77777777" w:rsidR="007B29AD" w:rsidRDefault="007B29AD" w:rsidP="007B29AD">
      <w:pPr>
        <w:bidi/>
        <w:rPr>
          <w:rFonts w:ascii="David" w:hAnsi="David" w:cs="David"/>
          <w:b/>
          <w:bCs/>
          <w:u w:val="single"/>
          <w:rtl/>
        </w:rPr>
      </w:pPr>
    </w:p>
    <w:p w14:paraId="5456127F" w14:textId="77777777" w:rsidR="007B29AD" w:rsidRPr="00F13BD7" w:rsidRDefault="007B29AD" w:rsidP="007B29AD">
      <w:pPr>
        <w:bidi/>
        <w:rPr>
          <w:rFonts w:ascii="David" w:hAnsi="David" w:cs="David"/>
          <w:rtl/>
        </w:rPr>
      </w:pPr>
    </w:p>
    <w:p w14:paraId="051087DA" w14:textId="77777777" w:rsidR="00F13BD7" w:rsidRPr="00F13BD7" w:rsidRDefault="00F13BD7">
      <w:pPr>
        <w:rPr>
          <w:rFonts w:ascii="David" w:hAnsi="David" w:cs="David"/>
          <w:rtl/>
        </w:rPr>
      </w:pPr>
      <w:r w:rsidRPr="00F13BD7">
        <w:rPr>
          <w:rFonts w:ascii="David" w:hAnsi="David" w:cs="David"/>
          <w:rtl/>
        </w:rPr>
        <w:br w:type="page"/>
      </w:r>
    </w:p>
    <w:p w14:paraId="66387762" w14:textId="77777777" w:rsidR="00D01E93" w:rsidRPr="007B29AD" w:rsidRDefault="00D95944" w:rsidP="007B29AD">
      <w:pPr>
        <w:bidi/>
        <w:rPr>
          <w:rFonts w:ascii="David" w:hAnsi="David" w:cs="David"/>
          <w:b/>
          <w:bCs/>
          <w:u w:val="single"/>
          <w:rtl/>
        </w:rPr>
      </w:pPr>
      <w:r w:rsidRPr="007B29AD">
        <w:rPr>
          <w:rFonts w:ascii="David" w:hAnsi="David" w:cs="David"/>
          <w:b/>
          <w:bCs/>
          <w:u w:val="single"/>
          <w:rtl/>
        </w:rPr>
        <w:lastRenderedPageBreak/>
        <w:t xml:space="preserve">חלק ב': </w:t>
      </w:r>
    </w:p>
    <w:p w14:paraId="1F48C57E" w14:textId="77777777" w:rsidR="00D95944" w:rsidRPr="00F13BD7" w:rsidRDefault="00D95944" w:rsidP="00D95944">
      <w:pPr>
        <w:pStyle w:val="ListParagraph"/>
        <w:numPr>
          <w:ilvl w:val="0"/>
          <w:numId w:val="4"/>
        </w:numPr>
        <w:bidi/>
        <w:rPr>
          <w:rFonts w:ascii="David" w:hAnsi="David" w:cs="David"/>
          <w:b/>
          <w:bCs/>
        </w:rPr>
      </w:pPr>
      <w:r w:rsidRPr="00F13BD7">
        <w:rPr>
          <w:rFonts w:ascii="David" w:hAnsi="David" w:cs="David"/>
          <w:b/>
          <w:bCs/>
          <w:rtl/>
        </w:rPr>
        <w:t>מטרת המערכת:</w:t>
      </w:r>
    </w:p>
    <w:p w14:paraId="45CD32E9" w14:textId="77777777" w:rsidR="00651221" w:rsidRDefault="00651221" w:rsidP="00FE7D0B">
      <w:pPr>
        <w:pStyle w:val="ListParagraph"/>
        <w:bidi/>
        <w:rPr>
          <w:rFonts w:ascii="David" w:hAnsi="David" w:cs="David"/>
          <w:rtl/>
        </w:rPr>
      </w:pPr>
      <w:r>
        <w:rPr>
          <w:rFonts w:ascii="David" w:hAnsi="David" w:cs="David" w:hint="cs"/>
          <w:rtl/>
        </w:rPr>
        <w:t xml:space="preserve">נפריד את </w:t>
      </w:r>
      <w:r w:rsidR="00FE7D0B">
        <w:rPr>
          <w:rFonts w:ascii="David" w:hAnsi="David" w:cs="David" w:hint="cs"/>
          <w:rtl/>
        </w:rPr>
        <w:t xml:space="preserve">המערכת לשני חלקים: </w:t>
      </w:r>
      <w:r w:rsidR="00F13BD7">
        <w:rPr>
          <w:rFonts w:ascii="David" w:hAnsi="David" w:cs="David" w:hint="cs"/>
          <w:rtl/>
        </w:rPr>
        <w:t xml:space="preserve">שימוש </w:t>
      </w:r>
      <w:r w:rsidR="00FE7D0B">
        <w:rPr>
          <w:rFonts w:ascii="David" w:hAnsi="David" w:cs="David" w:hint="cs"/>
          <w:rtl/>
        </w:rPr>
        <w:t xml:space="preserve">מפות ה- </w:t>
      </w:r>
      <w:r w:rsidR="00FE7D0B">
        <w:rPr>
          <w:rFonts w:ascii="David" w:hAnsi="David" w:cs="David" w:hint="cs"/>
        </w:rPr>
        <w:t>ME</w:t>
      </w:r>
      <w:r w:rsidR="00FE7D0B">
        <w:rPr>
          <w:rFonts w:ascii="David" w:hAnsi="David" w:cs="David" w:hint="cs"/>
          <w:rtl/>
        </w:rPr>
        <w:t xml:space="preserve"> וממשק המערכת.</w:t>
      </w:r>
    </w:p>
    <w:p w14:paraId="6C270110" w14:textId="77777777" w:rsidR="003A6708" w:rsidRDefault="003A6708" w:rsidP="00AF7260">
      <w:pPr>
        <w:pStyle w:val="ListParagraph"/>
        <w:bidi/>
        <w:rPr>
          <w:rFonts w:ascii="David" w:hAnsi="David" w:cs="David"/>
          <w:u w:val="single"/>
          <w:rtl/>
        </w:rPr>
      </w:pPr>
    </w:p>
    <w:p w14:paraId="2F60BCA6" w14:textId="77777777" w:rsidR="00AF7260" w:rsidRDefault="00726E2B" w:rsidP="003A6708">
      <w:pPr>
        <w:pStyle w:val="ListParagraph"/>
        <w:bidi/>
        <w:rPr>
          <w:rFonts w:ascii="David" w:hAnsi="David" w:cs="David"/>
          <w:rtl/>
        </w:rPr>
      </w:pPr>
      <w:r w:rsidRPr="00F13BD7">
        <w:rPr>
          <w:rFonts w:ascii="David" w:hAnsi="David" w:cs="David" w:hint="cs"/>
          <w:u w:val="single"/>
          <w:rtl/>
        </w:rPr>
        <w:t xml:space="preserve">המטרות של שימוש במפות </w:t>
      </w:r>
      <w:r w:rsidRPr="00F13BD7">
        <w:rPr>
          <w:rFonts w:ascii="David" w:hAnsi="David" w:cs="David"/>
          <w:u w:val="single"/>
        </w:rPr>
        <w:t>ME</w:t>
      </w:r>
      <w:r w:rsidRPr="00F13BD7">
        <w:rPr>
          <w:rFonts w:ascii="David" w:hAnsi="David" w:cs="David" w:hint="cs"/>
          <w:u w:val="single"/>
          <w:rtl/>
        </w:rPr>
        <w:t>:</w:t>
      </w:r>
      <w:r>
        <w:rPr>
          <w:rFonts w:ascii="David" w:hAnsi="David" w:cs="David" w:hint="cs"/>
          <w:rtl/>
        </w:rPr>
        <w:t xml:space="preserve"> תחומי טכנולוגיה כמו הנדסה מתפתחים ומתרחבים בקצב מהיר מאוד, </w:t>
      </w:r>
      <w:r w:rsidR="00AF7260">
        <w:rPr>
          <w:rFonts w:ascii="David" w:hAnsi="David" w:cs="David" w:hint="cs"/>
          <w:rtl/>
        </w:rPr>
        <w:t>ע"מ לעמוד בקצב הגדילה של תחומים אלו על החוקרים והעוסקים בהם לנהל בצורה יעילה את הידע שגדל בצורה מהירה גם כן. על החוקרים לשמור סקירה עדכנית ככל הניתן על הבעיות הטכניות</w:t>
      </w:r>
      <w:r w:rsidR="00901FE1">
        <w:rPr>
          <w:rFonts w:ascii="David" w:hAnsi="David" w:cs="David" w:hint="cs"/>
          <w:rtl/>
        </w:rPr>
        <w:t>,</w:t>
      </w:r>
      <w:r w:rsidR="00AF7260">
        <w:rPr>
          <w:rFonts w:ascii="David" w:hAnsi="David" w:cs="David" w:hint="cs"/>
          <w:rtl/>
        </w:rPr>
        <w:t xml:space="preserve"> וכן גם</w:t>
      </w:r>
      <w:r w:rsidR="00901FE1">
        <w:rPr>
          <w:rFonts w:ascii="David" w:hAnsi="David" w:cs="David" w:hint="cs"/>
          <w:rtl/>
        </w:rPr>
        <w:t xml:space="preserve"> על</w:t>
      </w:r>
      <w:r w:rsidR="00AF7260">
        <w:rPr>
          <w:rFonts w:ascii="David" w:hAnsi="David" w:cs="David" w:hint="cs"/>
          <w:rtl/>
        </w:rPr>
        <w:t xml:space="preserve"> הפתרונות שקיימים לפתרון הבעיות בתחום אותו הם חוקרים.</w:t>
      </w:r>
    </w:p>
    <w:p w14:paraId="2D31ED45" w14:textId="77777777" w:rsidR="00901FE1" w:rsidRDefault="00AF7260" w:rsidP="00F13BD7">
      <w:pPr>
        <w:pStyle w:val="ListParagraph"/>
        <w:bidi/>
        <w:rPr>
          <w:rFonts w:ascii="David" w:hAnsi="David" w:cs="David"/>
          <w:rtl/>
        </w:rPr>
      </w:pPr>
      <w:r>
        <w:rPr>
          <w:rFonts w:ascii="David" w:hAnsi="David" w:cs="David" w:hint="cs"/>
          <w:rtl/>
        </w:rPr>
        <w:t xml:space="preserve">מפות ה </w:t>
      </w:r>
      <w:r>
        <w:rPr>
          <w:rFonts w:ascii="David" w:hAnsi="David" w:cs="David"/>
          <w:rtl/>
        </w:rPr>
        <w:t>–</w:t>
      </w:r>
      <w:r>
        <w:rPr>
          <w:rFonts w:ascii="David" w:hAnsi="David" w:cs="David" w:hint="cs"/>
          <w:rtl/>
        </w:rPr>
        <w:t xml:space="preserve"> </w:t>
      </w:r>
      <w:r>
        <w:rPr>
          <w:rFonts w:ascii="David" w:hAnsi="David" w:cs="David" w:hint="cs"/>
        </w:rPr>
        <w:t>ME</w:t>
      </w:r>
      <w:r w:rsidR="00F13BD7">
        <w:rPr>
          <w:rFonts w:ascii="David" w:hAnsi="David" w:cs="David" w:hint="cs"/>
          <w:rtl/>
        </w:rPr>
        <w:t xml:space="preserve"> המשמשות כאינדקס למידע ולא מכילות את כל הידע הממשי,</w:t>
      </w:r>
      <w:r>
        <w:rPr>
          <w:rFonts w:ascii="David" w:hAnsi="David" w:cs="David" w:hint="cs"/>
          <w:rtl/>
        </w:rPr>
        <w:t xml:space="preserve"> נוצרו ע"מ להתמודד עם </w:t>
      </w:r>
      <w:r w:rsidR="00901FE1">
        <w:rPr>
          <w:rFonts w:ascii="David" w:hAnsi="David" w:cs="David" w:hint="cs"/>
          <w:rtl/>
        </w:rPr>
        <w:t>ה</w:t>
      </w:r>
      <w:r>
        <w:rPr>
          <w:rFonts w:ascii="David" w:hAnsi="David" w:cs="David" w:hint="cs"/>
          <w:rtl/>
        </w:rPr>
        <w:t xml:space="preserve">בעיות </w:t>
      </w:r>
      <w:r w:rsidR="00F13BD7">
        <w:rPr>
          <w:rFonts w:ascii="David" w:hAnsi="David" w:cs="David" w:hint="cs"/>
          <w:rtl/>
        </w:rPr>
        <w:t xml:space="preserve">העולות עקב כמות </w:t>
      </w:r>
      <w:r w:rsidR="00901FE1">
        <w:rPr>
          <w:rFonts w:ascii="David" w:hAnsi="David" w:cs="David" w:hint="cs"/>
          <w:rtl/>
        </w:rPr>
        <w:t xml:space="preserve">מידע </w:t>
      </w:r>
      <w:r w:rsidR="00F13BD7">
        <w:rPr>
          <w:rFonts w:ascii="David" w:hAnsi="David" w:cs="David" w:hint="cs"/>
          <w:rtl/>
        </w:rPr>
        <w:t>גדולה</w:t>
      </w:r>
      <w:r w:rsidR="00901FE1">
        <w:rPr>
          <w:rFonts w:ascii="David" w:hAnsi="David" w:cs="David" w:hint="cs"/>
          <w:rtl/>
        </w:rPr>
        <w:t>. המפות מתמקדות ביחסי הגומלין בין בעיה לפתרונה (</w:t>
      </w:r>
      <w:r w:rsidR="00901FE1">
        <w:rPr>
          <w:rFonts w:ascii="David" w:hAnsi="David" w:cs="David"/>
        </w:rPr>
        <w:t>“means-ends”</w:t>
      </w:r>
      <w:r w:rsidR="00901FE1">
        <w:rPr>
          <w:rFonts w:ascii="David" w:hAnsi="David" w:cs="David" w:hint="cs"/>
          <w:rtl/>
        </w:rPr>
        <w:t xml:space="preserve">). </w:t>
      </w:r>
    </w:p>
    <w:p w14:paraId="6F68360C" w14:textId="77777777" w:rsidR="00901FE1" w:rsidRDefault="00901FE1" w:rsidP="00901FE1">
      <w:pPr>
        <w:pStyle w:val="ListParagraph"/>
        <w:bidi/>
        <w:rPr>
          <w:rFonts w:ascii="David" w:hAnsi="David" w:cs="David"/>
          <w:rtl/>
        </w:rPr>
      </w:pPr>
      <w:r>
        <w:rPr>
          <w:rFonts w:ascii="David" w:hAnsi="David" w:cs="David" w:hint="cs"/>
          <w:rtl/>
        </w:rPr>
        <w:t>המפות מתמקדות בפירוש הידע ושמירתו ע"מ לבצע התקדמות לכיוון הפתרון, שימוש בקטעי מידע הניתנים לשימוש חוזר ולא פתרון ממקד לבעיה מסוימת.</w:t>
      </w:r>
    </w:p>
    <w:p w14:paraId="0BEE5D3A" w14:textId="77777777" w:rsidR="00AF7260" w:rsidRDefault="00901FE1" w:rsidP="00901FE1">
      <w:pPr>
        <w:pStyle w:val="ListParagraph"/>
        <w:bidi/>
        <w:rPr>
          <w:rFonts w:ascii="David" w:hAnsi="David" w:cs="David"/>
          <w:rtl/>
        </w:rPr>
      </w:pPr>
      <w:r w:rsidRPr="00901FE1">
        <w:rPr>
          <w:rFonts w:ascii="David" w:hAnsi="David" w:cs="David" w:hint="cs"/>
          <w:b/>
          <w:bCs/>
          <w:rtl/>
        </w:rPr>
        <w:t>הפחתת</w:t>
      </w:r>
      <w:r w:rsidR="00AF7260" w:rsidRPr="00901FE1">
        <w:rPr>
          <w:rFonts w:ascii="David" w:hAnsi="David" w:cs="David" w:hint="cs"/>
          <w:b/>
          <w:bCs/>
          <w:rtl/>
        </w:rPr>
        <w:t xml:space="preserve"> עומס המידע</w:t>
      </w:r>
      <w:r w:rsidR="00AF7260" w:rsidRPr="00901FE1">
        <w:rPr>
          <w:rFonts w:ascii="David" w:hAnsi="David" w:cs="David" w:hint="cs"/>
          <w:rtl/>
        </w:rPr>
        <w:t xml:space="preserve"> בעזרת </w:t>
      </w:r>
      <w:r w:rsidR="00F45F9D" w:rsidRPr="00901FE1">
        <w:rPr>
          <w:rFonts w:ascii="David" w:hAnsi="David" w:cs="David" w:hint="cs"/>
          <w:rtl/>
        </w:rPr>
        <w:t xml:space="preserve">בחירת האלמנט המתאים לייצוג הידע הרצוי, </w:t>
      </w:r>
      <w:r w:rsidR="00F45F9D" w:rsidRPr="00901FE1">
        <w:rPr>
          <w:rFonts w:ascii="David" w:hAnsi="David" w:cs="David"/>
        </w:rPr>
        <w:t>task</w:t>
      </w:r>
      <w:r w:rsidR="00F45F9D" w:rsidRPr="00901FE1">
        <w:rPr>
          <w:rFonts w:ascii="David" w:hAnsi="David" w:cs="David" w:hint="cs"/>
          <w:rtl/>
        </w:rPr>
        <w:t xml:space="preserve"> לייצוג </w:t>
      </w:r>
      <w:r>
        <w:rPr>
          <w:rFonts w:ascii="David" w:hAnsi="David" w:cs="David" w:hint="cs"/>
          <w:rtl/>
        </w:rPr>
        <w:t>בעיה או פתרון</w:t>
      </w:r>
      <w:r w:rsidR="00F45F9D" w:rsidRPr="00901FE1">
        <w:rPr>
          <w:rFonts w:ascii="David" w:hAnsi="David" w:cs="David" w:hint="cs"/>
          <w:rtl/>
        </w:rPr>
        <w:t xml:space="preserve"> ו- </w:t>
      </w:r>
      <w:r w:rsidR="00F45F9D" w:rsidRPr="00901FE1">
        <w:rPr>
          <w:rFonts w:ascii="David" w:hAnsi="David" w:cs="David"/>
        </w:rPr>
        <w:t>quality</w:t>
      </w:r>
      <w:r w:rsidR="00F45F9D" w:rsidRPr="00901FE1">
        <w:rPr>
          <w:rFonts w:ascii="David" w:hAnsi="David" w:cs="David" w:hint="cs"/>
          <w:rtl/>
        </w:rPr>
        <w:t xml:space="preserve"> </w:t>
      </w:r>
      <w:r>
        <w:rPr>
          <w:rFonts w:ascii="David" w:hAnsi="David" w:cs="David" w:hint="cs"/>
          <w:rtl/>
        </w:rPr>
        <w:t xml:space="preserve">המשמש לאפיון ה- </w:t>
      </w:r>
      <w:r>
        <w:rPr>
          <w:rFonts w:ascii="David" w:hAnsi="David" w:cs="David"/>
        </w:rPr>
        <w:t>task</w:t>
      </w:r>
      <w:r>
        <w:rPr>
          <w:rFonts w:ascii="David" w:hAnsi="David" w:cs="David" w:hint="cs"/>
          <w:rtl/>
        </w:rPr>
        <w:t xml:space="preserve"> אליו הוא מקושר.</w:t>
      </w:r>
    </w:p>
    <w:p w14:paraId="527B3F14" w14:textId="77777777" w:rsidR="00901FE1" w:rsidRDefault="00F13BD7" w:rsidP="00901FE1">
      <w:pPr>
        <w:pStyle w:val="ListParagraph"/>
        <w:bidi/>
        <w:rPr>
          <w:rFonts w:ascii="David" w:hAnsi="David" w:cs="David"/>
          <w:b/>
          <w:bCs/>
          <w:rtl/>
        </w:rPr>
      </w:pPr>
      <w:r>
        <w:rPr>
          <w:rFonts w:ascii="David" w:hAnsi="David" w:cs="David" w:hint="cs"/>
          <w:b/>
          <w:bCs/>
          <w:rtl/>
        </w:rPr>
        <w:t>התאמת הפתרונות והחידושים בהקשר הנכון</w:t>
      </w:r>
      <w:r w:rsidRPr="00F13BD7">
        <w:rPr>
          <w:rFonts w:ascii="David" w:hAnsi="David" w:cs="David" w:hint="cs"/>
          <w:rtl/>
        </w:rPr>
        <w:t>, ובכך ניתן להצביע על אפשרויות נוספות</w:t>
      </w:r>
      <w:r>
        <w:rPr>
          <w:rFonts w:ascii="David" w:hAnsi="David" w:cs="David" w:hint="cs"/>
          <w:b/>
          <w:bCs/>
          <w:rtl/>
        </w:rPr>
        <w:t>.</w:t>
      </w:r>
    </w:p>
    <w:p w14:paraId="5D2FC744" w14:textId="77777777" w:rsidR="00F13BD7" w:rsidRDefault="00F13BD7" w:rsidP="00F13BD7">
      <w:pPr>
        <w:pStyle w:val="ListParagraph"/>
        <w:bidi/>
        <w:rPr>
          <w:rFonts w:ascii="David" w:hAnsi="David" w:cs="David"/>
          <w:rtl/>
        </w:rPr>
      </w:pPr>
      <w:r>
        <w:rPr>
          <w:rFonts w:ascii="David" w:hAnsi="David" w:cs="David" w:hint="cs"/>
          <w:b/>
          <w:bCs/>
          <w:rtl/>
        </w:rPr>
        <w:t>הבנת היתרונות והחסרונות של פתרונות קיימים</w:t>
      </w:r>
      <w:r w:rsidRPr="00F13BD7">
        <w:rPr>
          <w:rFonts w:ascii="David" w:hAnsi="David" w:cs="David" w:hint="cs"/>
          <w:rtl/>
        </w:rPr>
        <w:t>, ובכך לאפשר קבלת החלטות מושכלת יותר.</w:t>
      </w:r>
    </w:p>
    <w:p w14:paraId="0CFC7637" w14:textId="77777777" w:rsidR="00F13BD7" w:rsidRDefault="00F13BD7" w:rsidP="00F13BD7">
      <w:pPr>
        <w:pStyle w:val="ListParagraph"/>
        <w:bidi/>
        <w:rPr>
          <w:rFonts w:ascii="David" w:hAnsi="David" w:cs="David"/>
          <w:rtl/>
        </w:rPr>
      </w:pPr>
      <w:r>
        <w:rPr>
          <w:rFonts w:ascii="David" w:hAnsi="David" w:cs="David" w:hint="cs"/>
          <w:b/>
          <w:bCs/>
          <w:rtl/>
        </w:rPr>
        <w:t>תמיכה בהתפתחות התמידית של המידע</w:t>
      </w:r>
      <w:r>
        <w:rPr>
          <w:rFonts w:ascii="David" w:hAnsi="David" w:cs="David" w:hint="cs"/>
          <w:rtl/>
        </w:rPr>
        <w:t>, שמירה על עדכניות המידע עם הגעת ידע חדש.</w:t>
      </w:r>
    </w:p>
    <w:p w14:paraId="4C4FCEC8" w14:textId="77777777" w:rsidR="003A6708" w:rsidRDefault="003A6708" w:rsidP="00F13BD7">
      <w:pPr>
        <w:pStyle w:val="ListParagraph"/>
        <w:bidi/>
        <w:rPr>
          <w:rFonts w:ascii="David" w:hAnsi="David" w:cs="David"/>
          <w:u w:val="single"/>
          <w:rtl/>
        </w:rPr>
      </w:pPr>
    </w:p>
    <w:p w14:paraId="2CBCAE57" w14:textId="77777777" w:rsidR="00F13BD7" w:rsidRDefault="00F13BD7" w:rsidP="003A6708">
      <w:pPr>
        <w:pStyle w:val="ListParagraph"/>
        <w:bidi/>
        <w:rPr>
          <w:rFonts w:ascii="David" w:hAnsi="David" w:cs="David"/>
          <w:rtl/>
        </w:rPr>
      </w:pPr>
      <w:r>
        <w:rPr>
          <w:rFonts w:ascii="David" w:hAnsi="David" w:cs="David" w:hint="cs"/>
          <w:u w:val="single"/>
          <w:rtl/>
        </w:rPr>
        <w:t>מטרת ממשק המערכת:</w:t>
      </w:r>
      <w:r w:rsidR="003A6708">
        <w:rPr>
          <w:rFonts w:ascii="David" w:hAnsi="David" w:cs="David" w:hint="cs"/>
          <w:rtl/>
        </w:rPr>
        <w:t xml:space="preserve"> המערכת שלנו תשמש כפלטפורמה לחיפוש וניהול הידע הממודל כמפות. במערכת המשתמש יוכל ליצור ולעדכן מפות וכן לגשת אל המידע אשר ממודל במפה.</w:t>
      </w:r>
    </w:p>
    <w:p w14:paraId="5D7917B8" w14:textId="77777777" w:rsidR="00650885" w:rsidRPr="00650885" w:rsidRDefault="00650885" w:rsidP="00650885">
      <w:pPr>
        <w:pStyle w:val="ListParagraph"/>
        <w:bidi/>
        <w:rPr>
          <w:rFonts w:ascii="David" w:hAnsi="David" w:cs="David"/>
          <w:rtl/>
        </w:rPr>
      </w:pPr>
      <w:r w:rsidRPr="00650885">
        <w:rPr>
          <w:rFonts w:ascii="David" w:hAnsi="David" w:cs="David" w:hint="cs"/>
          <w:b/>
          <w:bCs/>
          <w:rtl/>
        </w:rPr>
        <w:t>הצגה גרפית</w:t>
      </w:r>
      <w:r>
        <w:rPr>
          <w:rFonts w:ascii="David" w:hAnsi="David" w:cs="David" w:hint="cs"/>
          <w:rtl/>
        </w:rPr>
        <w:t xml:space="preserve"> </w:t>
      </w:r>
      <w:r>
        <w:rPr>
          <w:rFonts w:ascii="David" w:hAnsi="David" w:cs="David"/>
          <w:rtl/>
        </w:rPr>
        <w:t>–</w:t>
      </w:r>
      <w:r>
        <w:rPr>
          <w:rFonts w:ascii="David" w:hAnsi="David" w:cs="David" w:hint="cs"/>
          <w:rtl/>
        </w:rPr>
        <w:t xml:space="preserve"> אחת המטרות המרכזיות של המערכת היא הצגת המפות בצורה בה היא תהיה למשתמשים ברורה ונוחה לעבודה. ההצגה הגרפית מבוססת על המודל המתואר.</w:t>
      </w:r>
    </w:p>
    <w:p w14:paraId="098FDF10" w14:textId="77777777" w:rsidR="00F13BD7" w:rsidRPr="00D676D3" w:rsidRDefault="00D35224" w:rsidP="00F13BD7">
      <w:pPr>
        <w:pStyle w:val="ListParagraph"/>
        <w:bidi/>
        <w:rPr>
          <w:rFonts w:ascii="David" w:hAnsi="David" w:cs="David"/>
          <w:rtl/>
        </w:rPr>
      </w:pPr>
      <w:r w:rsidRPr="003A6708">
        <w:rPr>
          <w:rFonts w:ascii="David" w:hAnsi="David" w:cs="David" w:hint="cs"/>
          <w:b/>
          <w:bCs/>
          <w:rtl/>
        </w:rPr>
        <w:t>ניהול מפות</w:t>
      </w:r>
      <w:r w:rsidR="003A6708">
        <w:rPr>
          <w:rFonts w:ascii="David" w:hAnsi="David" w:cs="David" w:hint="cs"/>
          <w:b/>
          <w:bCs/>
          <w:rtl/>
        </w:rPr>
        <w:t xml:space="preserve"> </w:t>
      </w:r>
      <w:r w:rsidR="00D676D3">
        <w:rPr>
          <w:rFonts w:ascii="David" w:hAnsi="David" w:cs="David"/>
          <w:rtl/>
        </w:rPr>
        <w:t>–</w:t>
      </w:r>
      <w:r w:rsidR="00D676D3">
        <w:rPr>
          <w:rFonts w:ascii="David" w:hAnsi="David" w:cs="David" w:hint="cs"/>
          <w:rtl/>
        </w:rPr>
        <w:t xml:space="preserve"> אדם יוכל ליצור מפות לפי מה שהוא רואה לנכון, עם הזמן יוכל לשנות מפות קיימות, כלומר להוסיף או להוריד אלמנטים שונים, להוסיף קישורים למאגרי ידע נוספים. יוכל לנהל את המפות לפני הנושאים המרכזיים המגדירים את המפה בנוחות. בנוסף יתאפשר חיפוש מילולי על המפות.</w:t>
      </w:r>
      <w:r w:rsidR="004F5BB3">
        <w:rPr>
          <w:rFonts w:ascii="David" w:hAnsi="David" w:cs="David" w:hint="cs"/>
          <w:rtl/>
        </w:rPr>
        <w:t xml:space="preserve"> קישור בין אלמנטים שונים במפות ובכך קישור בין- נושאי.</w:t>
      </w:r>
    </w:p>
    <w:p w14:paraId="6F6D2DE5" w14:textId="77777777" w:rsidR="00D35224" w:rsidRDefault="00D676D3" w:rsidP="00733FC3">
      <w:pPr>
        <w:pStyle w:val="ListParagraph"/>
        <w:bidi/>
        <w:rPr>
          <w:rFonts w:ascii="David" w:hAnsi="David" w:cs="David"/>
          <w:u w:val="single"/>
          <w:rtl/>
        </w:rPr>
      </w:pPr>
      <w:r>
        <w:rPr>
          <w:rFonts w:ascii="David" w:hAnsi="David" w:cs="David" w:hint="cs"/>
          <w:b/>
          <w:bCs/>
          <w:rtl/>
        </w:rPr>
        <w:t xml:space="preserve">ניהול משתמשים </w:t>
      </w:r>
      <w:r w:rsidR="00D35224" w:rsidRPr="00D676D3">
        <w:rPr>
          <w:rFonts w:ascii="David" w:hAnsi="David" w:cs="David" w:hint="cs"/>
          <w:b/>
          <w:bCs/>
          <w:rtl/>
        </w:rPr>
        <w:t>והרשאות</w:t>
      </w:r>
      <w:r>
        <w:rPr>
          <w:rFonts w:ascii="David" w:hAnsi="David" w:cs="David" w:hint="cs"/>
          <w:rtl/>
        </w:rPr>
        <w:t xml:space="preserve"> </w:t>
      </w:r>
      <w:r>
        <w:rPr>
          <w:rFonts w:ascii="David" w:hAnsi="David" w:cs="David"/>
          <w:rtl/>
        </w:rPr>
        <w:t>–</w:t>
      </w:r>
      <w:r>
        <w:rPr>
          <w:rFonts w:ascii="David" w:hAnsi="David" w:cs="David" w:hint="cs"/>
          <w:rtl/>
        </w:rPr>
        <w:t xml:space="preserve"> כחלק מהמאמץ לשיתוף הידע יתאפשר למשתמש לשתף מפות שהוא יצר ולהעניק הרשאות קריאה/כתיבה למשתמשים אחרים. תתאפשר יצירת קבוצות "לימוד" להן יוענקו הרשאות זהות על מפה או קבוצת מפות. כתוצאה משיתוף המפות </w:t>
      </w:r>
      <w:r w:rsidR="00733FC3">
        <w:rPr>
          <w:rFonts w:ascii="David" w:hAnsi="David" w:cs="David" w:hint="cs"/>
          <w:rtl/>
        </w:rPr>
        <w:t>יקבלו המשתמשים גם קישור נוח למקורות הידע עצמם הממודל במפות.</w:t>
      </w:r>
    </w:p>
    <w:p w14:paraId="4A86962A" w14:textId="77777777" w:rsidR="00D35224" w:rsidRDefault="00D35224" w:rsidP="00650885">
      <w:pPr>
        <w:pStyle w:val="ListParagraph"/>
        <w:bidi/>
        <w:rPr>
          <w:rFonts w:ascii="David" w:hAnsi="David" w:cs="David"/>
          <w:rtl/>
        </w:rPr>
      </w:pPr>
      <w:r w:rsidRPr="00650885">
        <w:rPr>
          <w:rFonts w:ascii="David" w:hAnsi="David" w:cs="David" w:hint="cs"/>
          <w:b/>
          <w:bCs/>
          <w:rtl/>
        </w:rPr>
        <w:t>ניהול דו שיח</w:t>
      </w:r>
      <w:r w:rsidR="00650885">
        <w:rPr>
          <w:rFonts w:ascii="David" w:hAnsi="David" w:cs="David" w:hint="cs"/>
          <w:rtl/>
        </w:rPr>
        <w:t xml:space="preserve"> </w:t>
      </w:r>
      <w:r w:rsidR="00650885">
        <w:rPr>
          <w:rFonts w:ascii="David" w:hAnsi="David" w:cs="David"/>
          <w:rtl/>
        </w:rPr>
        <w:t>–</w:t>
      </w:r>
      <w:r w:rsidR="00650885">
        <w:rPr>
          <w:rFonts w:ascii="David" w:hAnsi="David" w:cs="David" w:hint="cs"/>
          <w:rtl/>
        </w:rPr>
        <w:t xml:space="preserve"> כתיבת הערות על אלמנט מסוים (אם בהגדרת ערך של </w:t>
      </w:r>
      <w:r w:rsidR="00650885">
        <w:rPr>
          <w:rFonts w:ascii="David" w:hAnsi="David" w:cs="David"/>
        </w:rPr>
        <w:t>task</w:t>
      </w:r>
      <w:r w:rsidR="00650885">
        <w:rPr>
          <w:rFonts w:ascii="David" w:hAnsi="David" w:cs="David" w:hint="cs"/>
          <w:rtl/>
        </w:rPr>
        <w:t xml:space="preserve"> או קישור של </w:t>
      </w:r>
      <w:r w:rsidR="00650885">
        <w:rPr>
          <w:rFonts w:ascii="David" w:hAnsi="David" w:cs="David"/>
        </w:rPr>
        <w:t>quality</w:t>
      </w:r>
      <w:r w:rsidR="00650885">
        <w:rPr>
          <w:rFonts w:ascii="David" w:hAnsi="David" w:cs="David" w:hint="cs"/>
          <w:rtl/>
        </w:rPr>
        <w:t>) ובכך ניתן ליצור דיון על אותו פרט ובכך להעשיר את המידע הניתן על האלמנט.</w:t>
      </w:r>
    </w:p>
    <w:p w14:paraId="283B995C" w14:textId="77777777" w:rsidR="00650885" w:rsidRDefault="00650885" w:rsidP="00650885">
      <w:pPr>
        <w:pStyle w:val="ListParagraph"/>
        <w:bidi/>
        <w:rPr>
          <w:rFonts w:ascii="David" w:hAnsi="David" w:cs="David"/>
          <w:rtl/>
        </w:rPr>
      </w:pPr>
    </w:p>
    <w:p w14:paraId="11771892" w14:textId="77777777" w:rsidR="00650885" w:rsidRDefault="00650885" w:rsidP="00650885">
      <w:pPr>
        <w:pStyle w:val="ListParagraph"/>
        <w:numPr>
          <w:ilvl w:val="0"/>
          <w:numId w:val="4"/>
        </w:numPr>
        <w:bidi/>
        <w:rPr>
          <w:rFonts w:ascii="David" w:hAnsi="David" w:cs="David"/>
        </w:rPr>
      </w:pPr>
      <w:r>
        <w:rPr>
          <w:rFonts w:ascii="David" w:hAnsi="David" w:cs="David" w:hint="cs"/>
          <w:rtl/>
        </w:rPr>
        <w:t>סיכום תהליך חקר הדרישות:</w:t>
      </w:r>
    </w:p>
    <w:p w14:paraId="20F64AB8" w14:textId="77777777" w:rsidR="00650885" w:rsidRDefault="00650885" w:rsidP="00726309">
      <w:pPr>
        <w:pStyle w:val="ListParagraph"/>
        <w:bidi/>
        <w:rPr>
          <w:rFonts w:ascii="David" w:hAnsi="David" w:cs="David"/>
          <w:rtl/>
        </w:rPr>
      </w:pPr>
      <w:r>
        <w:rPr>
          <w:rFonts w:ascii="David" w:hAnsi="David" w:cs="David" w:hint="cs"/>
          <w:rtl/>
        </w:rPr>
        <w:t>המערכת שאנו בונים הינה בעבור לקוח (המנחה ארנון שטרום) לכן רוב חקר הד</w:t>
      </w:r>
      <w:r w:rsidR="00726309">
        <w:rPr>
          <w:rFonts w:ascii="David" w:hAnsi="David" w:cs="David" w:hint="cs"/>
          <w:rtl/>
        </w:rPr>
        <w:t xml:space="preserve">רישות נעשה בראיונות מולו. </w:t>
      </w:r>
      <w:r>
        <w:rPr>
          <w:rFonts w:ascii="David" w:hAnsi="David" w:cs="David" w:hint="cs"/>
          <w:rtl/>
        </w:rPr>
        <w:t>במהלך כמה פגישות בהן הציג הלקוח את המערכת הרצויה</w:t>
      </w:r>
      <w:r w:rsidR="00726309">
        <w:rPr>
          <w:rFonts w:ascii="David" w:hAnsi="David" w:cs="David" w:hint="cs"/>
          <w:rtl/>
        </w:rPr>
        <w:t xml:space="preserve"> גזרנו ממה שהוא דרש את מסמך הדרישות שנשלח אליו לתיקונים שלו, כך כמה פעמים. בנוסף לפגישות עם הלקוח, סקרנו את המאמר </w:t>
      </w:r>
      <w:r w:rsidR="00726309" w:rsidRPr="00726309">
        <w:rPr>
          <w:rFonts w:ascii="David" w:hAnsi="David" w:cs="David"/>
        </w:rPr>
        <w:t>Sturm</w:t>
      </w:r>
      <w:r w:rsidR="00726309">
        <w:rPr>
          <w:rFonts w:ascii="David" w:hAnsi="David" w:cs="David"/>
        </w:rPr>
        <w:t>, et al (2017)</w:t>
      </w:r>
      <w:r w:rsidR="00726309" w:rsidRPr="00726309">
        <w:rPr>
          <w:rFonts w:ascii="David" w:hAnsi="David" w:cs="David" w:hint="cs"/>
          <w:rtl/>
        </w:rPr>
        <w:t xml:space="preserve"> </w:t>
      </w:r>
      <w:r w:rsidR="00726309">
        <w:rPr>
          <w:rFonts w:ascii="David" w:hAnsi="David" w:cs="David" w:hint="cs"/>
          <w:rtl/>
        </w:rPr>
        <w:t xml:space="preserve">בו מתואר </w:t>
      </w:r>
      <w:r w:rsidR="00726309" w:rsidRPr="00726309">
        <w:rPr>
          <w:rFonts w:ascii="David" w:hAnsi="David" w:cs="David" w:hint="cs"/>
          <w:rtl/>
        </w:rPr>
        <w:t xml:space="preserve">המודל של מפות ה- </w:t>
      </w:r>
      <w:r w:rsidR="00726309" w:rsidRPr="00726309">
        <w:rPr>
          <w:rFonts w:ascii="David" w:hAnsi="David" w:cs="David" w:hint="cs"/>
        </w:rPr>
        <w:t>ME</w:t>
      </w:r>
      <w:r w:rsidR="00726309">
        <w:rPr>
          <w:rFonts w:ascii="David" w:hAnsi="David" w:cs="David" w:hint="cs"/>
          <w:rtl/>
        </w:rPr>
        <w:t>, ולפי מודל זה הוספנו דרישות נוספות למערכת.</w:t>
      </w:r>
    </w:p>
    <w:p w14:paraId="239D38BB" w14:textId="77777777" w:rsidR="001C4AF6" w:rsidRPr="00726309" w:rsidRDefault="001C4AF6" w:rsidP="001C4AF6">
      <w:pPr>
        <w:pStyle w:val="ListParagraph"/>
        <w:bidi/>
        <w:rPr>
          <w:rFonts w:ascii="David" w:hAnsi="David" w:cs="David"/>
        </w:rPr>
      </w:pPr>
      <w:r>
        <w:rPr>
          <w:rFonts w:ascii="David" w:hAnsi="David" w:cs="David" w:hint="cs"/>
          <w:rtl/>
        </w:rPr>
        <w:t>ישנו אבטיפוס ראשוני למערכת, לאחר סקירה נוספו דרישות נוספות אל מסמך הדרישות.</w:t>
      </w:r>
    </w:p>
    <w:p w14:paraId="61962723" w14:textId="77777777" w:rsidR="00650885" w:rsidRDefault="00650885" w:rsidP="00650885">
      <w:pPr>
        <w:bidi/>
        <w:rPr>
          <w:rFonts w:ascii="David" w:hAnsi="David" w:cs="David"/>
          <w:rtl/>
        </w:rPr>
      </w:pPr>
    </w:p>
    <w:p w14:paraId="58685550" w14:textId="77777777" w:rsidR="00650885" w:rsidRPr="00650885" w:rsidRDefault="00650885" w:rsidP="00650885">
      <w:pPr>
        <w:bidi/>
        <w:rPr>
          <w:rFonts w:ascii="David" w:hAnsi="David" w:cs="David"/>
          <w:rtl/>
        </w:rPr>
      </w:pPr>
    </w:p>
    <w:p w14:paraId="359DB19C" w14:textId="77777777" w:rsidR="00F13BD7" w:rsidRPr="002675C9" w:rsidRDefault="004F5BB3" w:rsidP="00650885">
      <w:pPr>
        <w:pStyle w:val="ListParagraph"/>
        <w:numPr>
          <w:ilvl w:val="0"/>
          <w:numId w:val="4"/>
        </w:numPr>
        <w:bidi/>
        <w:rPr>
          <w:rFonts w:ascii="David" w:hAnsi="David" w:cs="David"/>
          <w:b/>
          <w:bCs/>
          <w:highlight w:val="yellow"/>
        </w:rPr>
      </w:pPr>
      <w:r w:rsidRPr="002675C9">
        <w:rPr>
          <w:rFonts w:ascii="David" w:hAnsi="David" w:cs="David" w:hint="cs"/>
          <w:b/>
          <w:bCs/>
          <w:highlight w:val="yellow"/>
          <w:rtl/>
        </w:rPr>
        <w:t>יצירת מפה</w:t>
      </w:r>
    </w:p>
    <w:p w14:paraId="7DB37573" w14:textId="77777777" w:rsidR="004F5BB3" w:rsidRPr="002675C9" w:rsidRDefault="004F5BB3" w:rsidP="004F5BB3">
      <w:pPr>
        <w:pStyle w:val="ListParagraph"/>
        <w:bidi/>
        <w:rPr>
          <w:rFonts w:ascii="David" w:hAnsi="David" w:cs="David"/>
          <w:b/>
          <w:bCs/>
          <w:highlight w:val="yellow"/>
          <w:rtl/>
        </w:rPr>
      </w:pPr>
      <w:r w:rsidRPr="002675C9">
        <w:rPr>
          <w:rFonts w:ascii="David" w:hAnsi="David" w:cs="David" w:hint="cs"/>
          <w:b/>
          <w:bCs/>
          <w:highlight w:val="yellow"/>
          <w:rtl/>
        </w:rPr>
        <w:t xml:space="preserve">מתן הרשאה </w:t>
      </w:r>
      <w:r w:rsidRPr="002675C9">
        <w:rPr>
          <w:rFonts w:ascii="David" w:hAnsi="David" w:cs="David"/>
          <w:b/>
          <w:bCs/>
          <w:highlight w:val="yellow"/>
          <w:rtl/>
        </w:rPr>
        <w:t>–</w:t>
      </w:r>
      <w:r w:rsidRPr="002675C9">
        <w:rPr>
          <w:rFonts w:ascii="David" w:hAnsi="David" w:cs="David" w:hint="cs"/>
          <w:b/>
          <w:bCs/>
          <w:highlight w:val="yellow"/>
          <w:rtl/>
        </w:rPr>
        <w:t xml:space="preserve"> יצירת תיקייה </w:t>
      </w:r>
    </w:p>
    <w:p w14:paraId="68ADBD6D" w14:textId="77777777" w:rsidR="004F5BB3" w:rsidRDefault="004F5BB3" w:rsidP="004F5BB3">
      <w:pPr>
        <w:pStyle w:val="ListParagraph"/>
        <w:bidi/>
        <w:rPr>
          <w:rFonts w:ascii="David" w:hAnsi="David" w:cs="David"/>
          <w:b/>
          <w:bCs/>
        </w:rPr>
      </w:pPr>
      <w:r w:rsidRPr="002675C9">
        <w:rPr>
          <w:rFonts w:ascii="David" w:hAnsi="David" w:cs="David" w:hint="cs"/>
          <w:b/>
          <w:bCs/>
          <w:highlight w:val="yellow"/>
          <w:rtl/>
        </w:rPr>
        <w:t>חקר תחום בעזרת המפות</w:t>
      </w:r>
    </w:p>
    <w:p w14:paraId="6C48FA27" w14:textId="77777777" w:rsidR="004F5BB3" w:rsidRPr="00650885" w:rsidRDefault="004F5BB3" w:rsidP="004F5BB3">
      <w:pPr>
        <w:pStyle w:val="ListParagraph"/>
        <w:bidi/>
        <w:rPr>
          <w:rFonts w:ascii="David" w:hAnsi="David" w:cs="David"/>
          <w:b/>
          <w:bCs/>
          <w:rtl/>
        </w:rPr>
      </w:pPr>
    </w:p>
    <w:p w14:paraId="46B1982A" w14:textId="77777777" w:rsidR="00F13BD7" w:rsidRDefault="00F13BD7" w:rsidP="00F13BD7">
      <w:pPr>
        <w:pStyle w:val="ListParagraph"/>
        <w:bidi/>
        <w:rPr>
          <w:rFonts w:ascii="David" w:hAnsi="David" w:cs="David"/>
          <w:u w:val="single"/>
          <w:rtl/>
        </w:rPr>
      </w:pPr>
    </w:p>
    <w:p w14:paraId="26274F9D" w14:textId="77777777" w:rsidR="00F13BD7" w:rsidRPr="00F13BD7" w:rsidRDefault="00F13BD7" w:rsidP="00F13BD7">
      <w:pPr>
        <w:pStyle w:val="ListParagraph"/>
        <w:bidi/>
        <w:rPr>
          <w:rFonts w:ascii="David" w:hAnsi="David" w:cs="David"/>
          <w:u w:val="single"/>
          <w:rtl/>
        </w:rPr>
      </w:pPr>
    </w:p>
    <w:sectPr w:rsidR="00F13BD7" w:rsidRPr="00F13BD7" w:rsidSect="00DD35DB">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rnon Sturm" w:date="2019-12-03T19:17:00Z" w:initials="AS">
    <w:p w14:paraId="5598E2A2" w14:textId="77777777" w:rsidR="00B53348" w:rsidRDefault="00B53348" w:rsidP="00B53348">
      <w:pPr>
        <w:pStyle w:val="CommentText"/>
        <w:bidi/>
        <w:rPr>
          <w:rtl/>
        </w:rPr>
      </w:pPr>
      <w:r>
        <w:rPr>
          <w:rStyle w:val="CommentReference"/>
        </w:rPr>
        <w:annotationRef/>
      </w:r>
      <w:r>
        <w:rPr>
          <w:rFonts w:hint="cs"/>
          <w:rtl/>
        </w:rPr>
        <w:t>כאן צריך להגיע תיאור הבעיה</w:t>
      </w:r>
    </w:p>
    <w:p w14:paraId="653B40AF" w14:textId="77777777" w:rsidR="00B53348" w:rsidRDefault="00B53348" w:rsidP="00B53348">
      <w:pPr>
        <w:pStyle w:val="CommentText"/>
        <w:bidi/>
        <w:rPr>
          <w:rtl/>
        </w:rPr>
      </w:pPr>
      <w:r>
        <w:rPr>
          <w:rFonts w:hint="cs"/>
          <w:rtl/>
        </w:rPr>
        <w:t>אתם יכולים לקחת את זה מהמאמר שלי</w:t>
      </w:r>
    </w:p>
    <w:p w14:paraId="2D2D5FA1" w14:textId="77777777" w:rsidR="00B53348" w:rsidRDefault="00B53348" w:rsidP="00B53348">
      <w:pPr>
        <w:pStyle w:val="CommentText"/>
        <w:bidi/>
        <w:jc w:val="both"/>
        <w:rPr>
          <w:rtl/>
        </w:rPr>
      </w:pPr>
      <w:r>
        <w:rPr>
          <w:rFonts w:hint="cs"/>
          <w:rtl/>
        </w:rPr>
        <w:t>נקודות לארגון</w:t>
      </w:r>
      <w:r w:rsidR="005F1D5F">
        <w:rPr>
          <w:rFonts w:hint="cs"/>
          <w:rtl/>
        </w:rPr>
        <w:t xml:space="preserve"> החלק הזה</w:t>
      </w:r>
      <w:r>
        <w:rPr>
          <w:rFonts w:hint="cs"/>
          <w:rtl/>
        </w:rPr>
        <w:t>:</w:t>
      </w:r>
    </w:p>
    <w:p w14:paraId="40BA661A" w14:textId="77777777" w:rsidR="00B53348" w:rsidRDefault="00B53348" w:rsidP="00B53348">
      <w:pPr>
        <w:pStyle w:val="CommentText"/>
        <w:numPr>
          <w:ilvl w:val="0"/>
          <w:numId w:val="11"/>
        </w:numPr>
        <w:bidi/>
        <w:jc w:val="both"/>
      </w:pPr>
      <w:r>
        <w:rPr>
          <w:rFonts w:hint="cs"/>
          <w:rtl/>
        </w:rPr>
        <w:t xml:space="preserve"> יש הרבה ידע</w:t>
      </w:r>
    </w:p>
    <w:p w14:paraId="49EBB947" w14:textId="77777777" w:rsidR="00B53348" w:rsidRDefault="00B53348" w:rsidP="00B53348">
      <w:pPr>
        <w:pStyle w:val="CommentText"/>
        <w:numPr>
          <w:ilvl w:val="0"/>
          <w:numId w:val="11"/>
        </w:numPr>
        <w:bidi/>
        <w:jc w:val="both"/>
      </w:pPr>
      <w:r>
        <w:rPr>
          <w:rFonts w:hint="cs"/>
          <w:rtl/>
        </w:rPr>
        <w:t>קשה לנתח ולנהל אותו</w:t>
      </w:r>
    </w:p>
    <w:p w14:paraId="732FBDB8" w14:textId="77777777" w:rsidR="00B53348" w:rsidRDefault="00B53348" w:rsidP="00B53348">
      <w:pPr>
        <w:pStyle w:val="CommentText"/>
        <w:numPr>
          <w:ilvl w:val="0"/>
          <w:numId w:val="11"/>
        </w:numPr>
        <w:bidi/>
        <w:jc w:val="both"/>
      </w:pPr>
      <w:r>
        <w:rPr>
          <w:rFonts w:hint="cs"/>
          <w:rtl/>
        </w:rPr>
        <w:t xml:space="preserve">דרך אחת להתמודד עם הבעיה היא דרך מיפוי </w:t>
      </w:r>
      <w:r>
        <w:rPr>
          <w:rtl/>
        </w:rPr>
        <w:t>–</w:t>
      </w:r>
      <w:r>
        <w:rPr>
          <w:rFonts w:hint="cs"/>
          <w:rtl/>
        </w:rPr>
        <w:t xml:space="preserve"> ולהסביר למה</w:t>
      </w:r>
    </w:p>
    <w:p w14:paraId="098E2F63" w14:textId="77777777" w:rsidR="00B53348" w:rsidRDefault="00B53348" w:rsidP="00B53348">
      <w:pPr>
        <w:pStyle w:val="CommentText"/>
        <w:numPr>
          <w:ilvl w:val="0"/>
          <w:numId w:val="11"/>
        </w:numPr>
        <w:bidi/>
        <w:jc w:val="both"/>
      </w:pPr>
      <w:r>
        <w:rPr>
          <w:rFonts w:hint="cs"/>
          <w:rtl/>
        </w:rPr>
        <w:t xml:space="preserve">יש כמה שיטות למיפוי </w:t>
      </w:r>
    </w:p>
    <w:p w14:paraId="2EBCA00A" w14:textId="77777777" w:rsidR="00B53348" w:rsidRDefault="00B53348" w:rsidP="00B53348">
      <w:pPr>
        <w:pStyle w:val="CommentText"/>
        <w:numPr>
          <w:ilvl w:val="0"/>
          <w:numId w:val="11"/>
        </w:numPr>
        <w:bidi/>
        <w:jc w:val="both"/>
      </w:pPr>
      <w:r>
        <w:rPr>
          <w:rFonts w:hint="cs"/>
          <w:rtl/>
        </w:rPr>
        <w:t xml:space="preserve"> החסרונות שלהם</w:t>
      </w:r>
    </w:p>
    <w:p w14:paraId="15546685" w14:textId="77777777" w:rsidR="00B53348" w:rsidRDefault="00B53348" w:rsidP="00B53348">
      <w:pPr>
        <w:pStyle w:val="CommentText"/>
        <w:numPr>
          <w:ilvl w:val="0"/>
          <w:numId w:val="11"/>
        </w:numPr>
        <w:bidi/>
        <w:jc w:val="both"/>
      </w:pPr>
      <w:r>
        <w:rPr>
          <w:rFonts w:hint="cs"/>
          <w:rtl/>
        </w:rPr>
        <w:t xml:space="preserve">בפרויקט שלנו נתמוך בשיטה </w:t>
      </w:r>
      <w:r>
        <w:rPr>
          <w:rFonts w:hint="cs"/>
        </w:rPr>
        <w:t>ME</w:t>
      </w:r>
      <w:r>
        <w:t>-MAP</w:t>
      </w:r>
    </w:p>
  </w:comment>
  <w:comment w:id="2" w:author="אורן  ציפורה שור" w:date="2019-12-04T17:42:00Z" w:initials="אצש">
    <w:p w14:paraId="3C1664AD" w14:textId="422104A8" w:rsidR="00CA6142" w:rsidRDefault="00CA6142">
      <w:pPr>
        <w:pStyle w:val="CommentText"/>
      </w:pPr>
      <w:r>
        <w:rPr>
          <w:rStyle w:val="CommentReference"/>
        </w:rPr>
        <w:annotationRef/>
      </w:r>
    </w:p>
  </w:comment>
  <w:comment w:id="5" w:author="Arnon Sturm" w:date="2019-12-03T19:22:00Z" w:initials="AS">
    <w:p w14:paraId="61EDA959" w14:textId="77777777" w:rsidR="00B53348" w:rsidRDefault="00B53348">
      <w:pPr>
        <w:pStyle w:val="CommentText"/>
        <w:rPr>
          <w:rtl/>
        </w:rPr>
      </w:pPr>
      <w:r>
        <w:rPr>
          <w:rStyle w:val="CommentReference"/>
        </w:rPr>
        <w:annotationRef/>
      </w:r>
      <w:r>
        <w:rPr>
          <w:rFonts w:hint="cs"/>
          <w:rtl/>
        </w:rPr>
        <w:t xml:space="preserve">הסבר על השיטה כולל דוגמא </w:t>
      </w:r>
    </w:p>
  </w:comment>
  <w:comment w:id="10" w:author="Arnon Sturm" w:date="2019-12-03T19:20:00Z" w:initials="AS">
    <w:p w14:paraId="75869B89" w14:textId="77777777" w:rsidR="00B53348" w:rsidRDefault="00B53348" w:rsidP="00B53348">
      <w:pPr>
        <w:pStyle w:val="CommentText"/>
        <w:bidi/>
        <w:rPr>
          <w:rtl/>
        </w:rPr>
      </w:pPr>
      <w:r>
        <w:rPr>
          <w:rStyle w:val="CommentReference"/>
        </w:rPr>
        <w:annotationRef/>
      </w:r>
      <w:r>
        <w:rPr>
          <w:rFonts w:hint="cs"/>
          <w:rtl/>
        </w:rPr>
        <w:t>עדיף לתאר כסיפור ולא כנקודות</w:t>
      </w:r>
    </w:p>
    <w:p w14:paraId="4809DFAA" w14:textId="77777777" w:rsidR="00B53348" w:rsidRDefault="00B53348" w:rsidP="00B53348">
      <w:pPr>
        <w:pStyle w:val="CommentText"/>
        <w:bidi/>
        <w:rPr>
          <w:rtl/>
        </w:rPr>
      </w:pPr>
      <w:r>
        <w:rPr>
          <w:rFonts w:hint="cs"/>
          <w:rtl/>
        </w:rPr>
        <w:t xml:space="preserve">פסקה על כל עבודה </w:t>
      </w:r>
      <w:r>
        <w:rPr>
          <w:rtl/>
        </w:rPr>
        <w:t>–</w:t>
      </w:r>
      <w:r>
        <w:rPr>
          <w:rFonts w:hint="cs"/>
          <w:rtl/>
        </w:rPr>
        <w:t>דוגמא</w:t>
      </w:r>
    </w:p>
    <w:p w14:paraId="3DD65134" w14:textId="77777777" w:rsidR="00B53348" w:rsidRDefault="00B53348" w:rsidP="00B53348">
      <w:pPr>
        <w:pStyle w:val="CommentText"/>
        <w:bidi/>
      </w:pPr>
      <w:r>
        <w:rPr>
          <w:rFonts w:hint="cs"/>
          <w:rtl/>
        </w:rPr>
        <w:t xml:space="preserve">בסופו של דבר טבלת השוואה עפ"י קריטריונים של כל העבודות וגם </w:t>
      </w:r>
      <w:r>
        <w:rPr>
          <w:rFonts w:hint="cs"/>
        </w:rPr>
        <w:t>ME</w:t>
      </w:r>
      <w:r>
        <w:rPr>
          <w:rFonts w:hint="cs"/>
          <w:rtl/>
        </w:rPr>
        <w:t>-</w:t>
      </w:r>
      <w:r>
        <w:rPr>
          <w:rFonts w:hint="cs"/>
        </w:rPr>
        <w:t>MAP</w:t>
      </w:r>
    </w:p>
  </w:comment>
  <w:comment w:id="438" w:author="Arnon Sturm" w:date="2019-12-03T19:24:00Z" w:initials="AS">
    <w:p w14:paraId="61F60690" w14:textId="77777777" w:rsidR="00B53348" w:rsidRDefault="00B53348" w:rsidP="00B53348">
      <w:pPr>
        <w:pStyle w:val="CommentText"/>
        <w:bidi/>
      </w:pPr>
      <w:r>
        <w:rPr>
          <w:rStyle w:val="CommentReference"/>
        </w:rPr>
        <w:annotationRef/>
      </w:r>
      <w:r>
        <w:rPr>
          <w:rFonts w:hint="cs"/>
          <w:rtl/>
        </w:rPr>
        <w:t xml:space="preserve">כאן צריך להגיע פרק הדרישות גם </w:t>
      </w:r>
      <w:r>
        <w:rPr>
          <w:rFonts w:hint="cs"/>
        </w:rPr>
        <w:t>USE CASE</w:t>
      </w:r>
      <w:r>
        <w:rPr>
          <w:rFonts w:hint="cs"/>
          <w:rtl/>
        </w:rPr>
        <w:t xml:space="preserve"> וגם דרישות נוספות.</w:t>
      </w:r>
    </w:p>
  </w:comment>
  <w:comment w:id="441" w:author="Arnon Sturm" w:date="2019-12-03T19:26:00Z" w:initials="AS">
    <w:p w14:paraId="7F42F009" w14:textId="77777777" w:rsidR="001768C8" w:rsidRDefault="001768C8" w:rsidP="001768C8">
      <w:pPr>
        <w:pStyle w:val="CommentText"/>
        <w:bidi/>
        <w:rPr>
          <w:rtl/>
        </w:rPr>
      </w:pPr>
      <w:r>
        <w:rPr>
          <w:rStyle w:val="CommentReference"/>
        </w:rPr>
        <w:annotationRef/>
      </w:r>
      <w:r>
        <w:rPr>
          <w:rFonts w:hint="cs"/>
          <w:rtl/>
        </w:rPr>
        <w:t>טכנולוגיות אפשריות</w:t>
      </w:r>
    </w:p>
    <w:p w14:paraId="45FF8E7E" w14:textId="77777777" w:rsidR="001768C8" w:rsidRDefault="001768C8" w:rsidP="001768C8">
      <w:pPr>
        <w:pStyle w:val="CommentText"/>
        <w:bidi/>
        <w:rPr>
          <w:rtl/>
        </w:rPr>
      </w:pPr>
      <w:r>
        <w:rPr>
          <w:rFonts w:hint="cs"/>
          <w:rtl/>
        </w:rPr>
        <w:t>כאן צריך להתייחס לדרישות ומהן לגזור את הדברים האחרים</w:t>
      </w:r>
    </w:p>
    <w:p w14:paraId="780A501C" w14:textId="77777777" w:rsidR="001768C8" w:rsidRDefault="001768C8" w:rsidP="001768C8">
      <w:pPr>
        <w:pStyle w:val="CommentText"/>
        <w:bidi/>
        <w:rPr>
          <w:rtl/>
        </w:rPr>
      </w:pPr>
      <w:r>
        <w:rPr>
          <w:rFonts w:hint="cs"/>
          <w:rtl/>
        </w:rPr>
        <w:t>למשל: אחת הדרישות היא שהמערכת לא תתדרוש התקנה (כלומר דרך הדפדפן)</w:t>
      </w:r>
    </w:p>
    <w:p w14:paraId="3EB0484B" w14:textId="77777777" w:rsidR="001768C8" w:rsidRDefault="001768C8" w:rsidP="001768C8">
      <w:pPr>
        <w:pStyle w:val="CommentText"/>
        <w:bidi/>
        <w:rPr>
          <w:rtl/>
        </w:rPr>
      </w:pPr>
      <w:r>
        <w:rPr>
          <w:rFonts w:hint="cs"/>
          <w:rtl/>
        </w:rPr>
        <w:t>דרישה אחרת היא ריבוי משתמשים</w:t>
      </w:r>
    </w:p>
    <w:p w14:paraId="0BD2447C" w14:textId="77777777" w:rsidR="001768C8" w:rsidRDefault="001768C8" w:rsidP="001768C8">
      <w:pPr>
        <w:pStyle w:val="CommentText"/>
        <w:bidi/>
        <w:rPr>
          <w:rtl/>
        </w:rPr>
      </w:pPr>
    </w:p>
    <w:p w14:paraId="1C99F75B" w14:textId="77777777" w:rsidR="001768C8" w:rsidRDefault="001768C8" w:rsidP="001768C8">
      <w:pPr>
        <w:pStyle w:val="CommentText"/>
        <w:bidi/>
        <w:rPr>
          <w:rtl/>
        </w:rPr>
      </w:pPr>
    </w:p>
  </w:comment>
  <w:comment w:id="531" w:author="Arnon Sturm" w:date="2019-12-03T19:26:00Z" w:initials="AS">
    <w:p w14:paraId="3666B7E0" w14:textId="77777777" w:rsidR="00B53348" w:rsidRDefault="00B53348" w:rsidP="005F1D5F">
      <w:pPr>
        <w:pStyle w:val="CommentText"/>
        <w:bidi/>
        <w:rPr>
          <w:rtl/>
        </w:rPr>
      </w:pPr>
      <w:r>
        <w:rPr>
          <w:rStyle w:val="CommentReference"/>
        </w:rPr>
        <w:annotationRef/>
      </w:r>
      <w:r>
        <w:rPr>
          <w:rFonts w:hint="cs"/>
          <w:rtl/>
        </w:rPr>
        <w:t>טכנולוגיות אפשריות</w:t>
      </w:r>
    </w:p>
    <w:p w14:paraId="1DA8E5FE" w14:textId="77777777" w:rsidR="00B53348" w:rsidRDefault="00B53348" w:rsidP="005F1D5F">
      <w:pPr>
        <w:pStyle w:val="CommentText"/>
        <w:bidi/>
        <w:rPr>
          <w:rtl/>
        </w:rPr>
      </w:pPr>
      <w:r>
        <w:rPr>
          <w:rFonts w:hint="cs"/>
          <w:rtl/>
        </w:rPr>
        <w:t>כאן צריך להתייחס לדרישות ומהן לגזור את הדברים האחרים</w:t>
      </w:r>
    </w:p>
    <w:p w14:paraId="738BFE0A" w14:textId="77777777" w:rsidR="005F1D5F" w:rsidRDefault="005F1D5F" w:rsidP="005F1D5F">
      <w:pPr>
        <w:pStyle w:val="CommentText"/>
        <w:bidi/>
        <w:rPr>
          <w:rtl/>
        </w:rPr>
      </w:pPr>
      <w:r>
        <w:rPr>
          <w:rFonts w:hint="cs"/>
          <w:rtl/>
        </w:rPr>
        <w:t>למשל: אחת הדרישות היא שהמערכת לא תתדרוש התקנה (כלומר דרך הדפדפן)</w:t>
      </w:r>
    </w:p>
    <w:p w14:paraId="5C9DAB62" w14:textId="77777777" w:rsidR="005F1D5F" w:rsidRDefault="005F1D5F" w:rsidP="005F1D5F">
      <w:pPr>
        <w:pStyle w:val="CommentText"/>
        <w:bidi/>
        <w:rPr>
          <w:rtl/>
        </w:rPr>
      </w:pPr>
      <w:r>
        <w:rPr>
          <w:rFonts w:hint="cs"/>
          <w:rtl/>
        </w:rPr>
        <w:t>דרישה אחרת היא ריבוי משתמשים</w:t>
      </w:r>
    </w:p>
    <w:p w14:paraId="27C4C238" w14:textId="77777777" w:rsidR="005F1D5F" w:rsidRDefault="005F1D5F" w:rsidP="005F1D5F">
      <w:pPr>
        <w:pStyle w:val="CommentText"/>
        <w:bidi/>
        <w:rPr>
          <w:rtl/>
        </w:rPr>
      </w:pPr>
    </w:p>
    <w:p w14:paraId="425B9C3C" w14:textId="77777777" w:rsidR="005F1D5F" w:rsidRDefault="005F1D5F" w:rsidP="005F1D5F">
      <w:pPr>
        <w:pStyle w:val="CommentText"/>
        <w:bidi/>
        <w:rPr>
          <w:rtl/>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546685" w15:done="0"/>
  <w15:commentEx w15:paraId="3C1664AD" w15:paraIdParent="15546685" w15:done="0"/>
  <w15:commentEx w15:paraId="61EDA959" w15:done="0"/>
  <w15:commentEx w15:paraId="3DD65134" w15:done="0"/>
  <w15:commentEx w15:paraId="61F60690" w15:done="0"/>
  <w15:commentEx w15:paraId="1C99F75B" w15:done="0"/>
  <w15:commentEx w15:paraId="425B9C3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6F683C" w14:textId="77777777" w:rsidR="00454B7F" w:rsidRDefault="00454B7F" w:rsidP="007F20CF">
      <w:pPr>
        <w:spacing w:after="0" w:line="240" w:lineRule="auto"/>
      </w:pPr>
      <w:r>
        <w:separator/>
      </w:r>
    </w:p>
  </w:endnote>
  <w:endnote w:type="continuationSeparator" w:id="0">
    <w:p w14:paraId="0CC08795" w14:textId="77777777" w:rsidR="00454B7F" w:rsidRDefault="00454B7F" w:rsidP="007F2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42154C" w14:textId="77777777" w:rsidR="00454B7F" w:rsidRDefault="00454B7F" w:rsidP="007F20CF">
      <w:pPr>
        <w:spacing w:after="0" w:line="240" w:lineRule="auto"/>
      </w:pPr>
      <w:r>
        <w:separator/>
      </w:r>
    </w:p>
  </w:footnote>
  <w:footnote w:type="continuationSeparator" w:id="0">
    <w:p w14:paraId="6125B9D3" w14:textId="77777777" w:rsidR="00454B7F" w:rsidRDefault="00454B7F" w:rsidP="007F20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D36E62"/>
    <w:multiLevelType w:val="hybridMultilevel"/>
    <w:tmpl w:val="A006AAD6"/>
    <w:lvl w:ilvl="0" w:tplc="661EFACC">
      <w:start w:val="1"/>
      <w:numFmt w:val="hebrew1"/>
      <w:lvlText w:val="%1."/>
      <w:lvlJc w:val="left"/>
      <w:pPr>
        <w:ind w:left="720" w:hanging="360"/>
      </w:pPr>
      <w:rPr>
        <w:rFonts w:ascii="David" w:eastAsiaTheme="minorHAnsi" w:hAnsi="David" w:cs="David"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792877"/>
    <w:multiLevelType w:val="hybridMultilevel"/>
    <w:tmpl w:val="0FF6AD06"/>
    <w:lvl w:ilvl="0" w:tplc="84F08D94">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46523B"/>
    <w:multiLevelType w:val="hybridMultilevel"/>
    <w:tmpl w:val="2CFAF3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15D1B99"/>
    <w:multiLevelType w:val="hybridMultilevel"/>
    <w:tmpl w:val="B63A4B98"/>
    <w:lvl w:ilvl="0" w:tplc="C4F68534">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1E45C3C"/>
    <w:multiLevelType w:val="hybridMultilevel"/>
    <w:tmpl w:val="C3565110"/>
    <w:lvl w:ilvl="0" w:tplc="48E8711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2853B3B"/>
    <w:multiLevelType w:val="hybridMultilevel"/>
    <w:tmpl w:val="1A1C1EC6"/>
    <w:lvl w:ilvl="0" w:tplc="62826ED4">
      <w:start w:val="1"/>
      <w:numFmt w:val="bullet"/>
      <w:lvlText w:val=""/>
      <w:lvlJc w:val="left"/>
      <w:pPr>
        <w:ind w:left="1080" w:hanging="360"/>
      </w:pPr>
      <w:rPr>
        <w:rFonts w:ascii="Symbol" w:eastAsiaTheme="minorHAnsi" w:hAnsi="Symbol" w:cs="David"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38D4D8E"/>
    <w:multiLevelType w:val="hybridMultilevel"/>
    <w:tmpl w:val="68D4F2DE"/>
    <w:lvl w:ilvl="0" w:tplc="D924E044">
      <w:start w:val="1"/>
      <w:numFmt w:val="decimal"/>
      <w:lvlText w:val="%1."/>
      <w:lvlJc w:val="left"/>
      <w:pPr>
        <w:ind w:left="1080" w:hanging="360"/>
      </w:pPr>
      <w:rPr>
        <w:rFonts w:hint="default"/>
        <w:b w:val="0"/>
        <w:bCs w:val="0"/>
        <w:sz w:val="24"/>
        <w:szCs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3AC6449"/>
    <w:multiLevelType w:val="hybridMultilevel"/>
    <w:tmpl w:val="37DC58F2"/>
    <w:lvl w:ilvl="0" w:tplc="62826ED4">
      <w:start w:val="1"/>
      <w:numFmt w:val="bullet"/>
      <w:lvlText w:val=""/>
      <w:lvlJc w:val="left"/>
      <w:pPr>
        <w:ind w:left="108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655B1A"/>
    <w:multiLevelType w:val="hybridMultilevel"/>
    <w:tmpl w:val="B48E3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D00517"/>
    <w:multiLevelType w:val="hybridMultilevel"/>
    <w:tmpl w:val="DBAE3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657572"/>
    <w:multiLevelType w:val="hybridMultilevel"/>
    <w:tmpl w:val="577CB0A6"/>
    <w:lvl w:ilvl="0" w:tplc="66765B5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1661A3"/>
    <w:multiLevelType w:val="hybridMultilevel"/>
    <w:tmpl w:val="EAA2D07E"/>
    <w:lvl w:ilvl="0" w:tplc="9D1492EC">
      <w:start w:val="1"/>
      <w:numFmt w:val="decimal"/>
      <w:lvlText w:val="%1."/>
      <w:lvlJc w:val="left"/>
      <w:pPr>
        <w:ind w:left="1080" w:hanging="360"/>
      </w:pPr>
      <w:rPr>
        <w:rFonts w:hint="default"/>
        <w:sz w:val="24"/>
        <w:szCs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8"/>
  </w:num>
  <w:num w:numId="3">
    <w:abstractNumId w:val="1"/>
  </w:num>
  <w:num w:numId="4">
    <w:abstractNumId w:val="10"/>
  </w:num>
  <w:num w:numId="5">
    <w:abstractNumId w:val="2"/>
  </w:num>
  <w:num w:numId="6">
    <w:abstractNumId w:val="0"/>
  </w:num>
  <w:num w:numId="7">
    <w:abstractNumId w:val="11"/>
  </w:num>
  <w:num w:numId="8">
    <w:abstractNumId w:val="5"/>
  </w:num>
  <w:num w:numId="9">
    <w:abstractNumId w:val="7"/>
  </w:num>
  <w:num w:numId="10">
    <w:abstractNumId w:val="3"/>
  </w:num>
  <w:num w:numId="11">
    <w:abstractNumId w:val="9"/>
  </w:num>
  <w:num w:numId="12">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rnon Sturm">
    <w15:presenceInfo w15:providerId="Windows Live" w15:userId="6c9f938bf357c05b"/>
  </w15:person>
  <w15:person w15:author="אורן  ציפורה שור">
    <w15:presenceInfo w15:providerId="None" w15:userId="אורן  ציפורה שור"/>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35DB"/>
    <w:rsid w:val="00166294"/>
    <w:rsid w:val="001768C8"/>
    <w:rsid w:val="001C4AF6"/>
    <w:rsid w:val="002675C9"/>
    <w:rsid w:val="00327DD5"/>
    <w:rsid w:val="00394EE4"/>
    <w:rsid w:val="003A6708"/>
    <w:rsid w:val="00454B7F"/>
    <w:rsid w:val="004E690A"/>
    <w:rsid w:val="004F5BB3"/>
    <w:rsid w:val="00534ED7"/>
    <w:rsid w:val="00560520"/>
    <w:rsid w:val="005F1D5F"/>
    <w:rsid w:val="00650885"/>
    <w:rsid w:val="00651221"/>
    <w:rsid w:val="00655BF3"/>
    <w:rsid w:val="00726309"/>
    <w:rsid w:val="00726E2B"/>
    <w:rsid w:val="00733FC3"/>
    <w:rsid w:val="007B29AD"/>
    <w:rsid w:val="007C27B5"/>
    <w:rsid w:val="007F20CF"/>
    <w:rsid w:val="00853346"/>
    <w:rsid w:val="00890C94"/>
    <w:rsid w:val="008D6567"/>
    <w:rsid w:val="008E7F68"/>
    <w:rsid w:val="00901FE1"/>
    <w:rsid w:val="009065E5"/>
    <w:rsid w:val="009779CA"/>
    <w:rsid w:val="00A833B4"/>
    <w:rsid w:val="00AB2280"/>
    <w:rsid w:val="00AF7260"/>
    <w:rsid w:val="00B53348"/>
    <w:rsid w:val="00BF51E4"/>
    <w:rsid w:val="00C05768"/>
    <w:rsid w:val="00CA6142"/>
    <w:rsid w:val="00D01E93"/>
    <w:rsid w:val="00D32472"/>
    <w:rsid w:val="00D35224"/>
    <w:rsid w:val="00D676D3"/>
    <w:rsid w:val="00D70E38"/>
    <w:rsid w:val="00D95944"/>
    <w:rsid w:val="00DA1BD2"/>
    <w:rsid w:val="00DD35DB"/>
    <w:rsid w:val="00DF060D"/>
    <w:rsid w:val="00E174D3"/>
    <w:rsid w:val="00E66F79"/>
    <w:rsid w:val="00EB36AC"/>
    <w:rsid w:val="00F13BD7"/>
    <w:rsid w:val="00F45F9D"/>
    <w:rsid w:val="00FE7D0B"/>
    <w:rsid w:val="00FF17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C2BFD"/>
  <w15:chartTrackingRefBased/>
  <w15:docId w15:val="{C082B0C5-BD52-4B6A-A17A-0753854FE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35DB"/>
    <w:pPr>
      <w:ind w:left="720"/>
      <w:contextualSpacing/>
    </w:pPr>
  </w:style>
  <w:style w:type="character" w:styleId="Hyperlink">
    <w:name w:val="Hyperlink"/>
    <w:basedOn w:val="DefaultParagraphFont"/>
    <w:uiPriority w:val="99"/>
    <w:semiHidden/>
    <w:unhideWhenUsed/>
    <w:rsid w:val="00DD35DB"/>
    <w:rPr>
      <w:color w:val="0000FF"/>
      <w:u w:val="single"/>
    </w:rPr>
  </w:style>
  <w:style w:type="table" w:styleId="TableGrid">
    <w:name w:val="Table Grid"/>
    <w:basedOn w:val="TableNormal"/>
    <w:uiPriority w:val="39"/>
    <w:rsid w:val="00BF51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F20CF"/>
    <w:pPr>
      <w:tabs>
        <w:tab w:val="center" w:pos="4153"/>
        <w:tab w:val="right" w:pos="8306"/>
      </w:tabs>
      <w:spacing w:after="0" w:line="240" w:lineRule="auto"/>
    </w:pPr>
  </w:style>
  <w:style w:type="character" w:customStyle="1" w:styleId="HeaderChar">
    <w:name w:val="Header Char"/>
    <w:basedOn w:val="DefaultParagraphFont"/>
    <w:link w:val="Header"/>
    <w:uiPriority w:val="99"/>
    <w:rsid w:val="007F20CF"/>
  </w:style>
  <w:style w:type="paragraph" w:styleId="Footer">
    <w:name w:val="footer"/>
    <w:basedOn w:val="Normal"/>
    <w:link w:val="FooterChar"/>
    <w:uiPriority w:val="99"/>
    <w:unhideWhenUsed/>
    <w:rsid w:val="007F20CF"/>
    <w:pPr>
      <w:tabs>
        <w:tab w:val="center" w:pos="4153"/>
        <w:tab w:val="right" w:pos="8306"/>
      </w:tabs>
      <w:spacing w:after="0" w:line="240" w:lineRule="auto"/>
    </w:pPr>
  </w:style>
  <w:style w:type="character" w:customStyle="1" w:styleId="FooterChar">
    <w:name w:val="Footer Char"/>
    <w:basedOn w:val="DefaultParagraphFont"/>
    <w:link w:val="Footer"/>
    <w:uiPriority w:val="99"/>
    <w:rsid w:val="007F20CF"/>
  </w:style>
  <w:style w:type="character" w:styleId="FollowedHyperlink">
    <w:name w:val="FollowedHyperlink"/>
    <w:basedOn w:val="DefaultParagraphFont"/>
    <w:uiPriority w:val="99"/>
    <w:semiHidden/>
    <w:unhideWhenUsed/>
    <w:rsid w:val="00D95944"/>
    <w:rPr>
      <w:color w:val="954F72" w:themeColor="followedHyperlink"/>
      <w:u w:val="single"/>
    </w:rPr>
  </w:style>
  <w:style w:type="paragraph" w:styleId="BalloonText">
    <w:name w:val="Balloon Text"/>
    <w:basedOn w:val="Normal"/>
    <w:link w:val="BalloonTextChar"/>
    <w:uiPriority w:val="99"/>
    <w:semiHidden/>
    <w:unhideWhenUsed/>
    <w:rsid w:val="00B533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3348"/>
    <w:rPr>
      <w:rFonts w:ascii="Segoe UI" w:hAnsi="Segoe UI" w:cs="Segoe UI"/>
      <w:sz w:val="18"/>
      <w:szCs w:val="18"/>
    </w:rPr>
  </w:style>
  <w:style w:type="character" w:styleId="CommentReference">
    <w:name w:val="annotation reference"/>
    <w:basedOn w:val="DefaultParagraphFont"/>
    <w:uiPriority w:val="99"/>
    <w:semiHidden/>
    <w:unhideWhenUsed/>
    <w:rsid w:val="00B53348"/>
    <w:rPr>
      <w:sz w:val="16"/>
      <w:szCs w:val="16"/>
    </w:rPr>
  </w:style>
  <w:style w:type="paragraph" w:styleId="CommentText">
    <w:name w:val="annotation text"/>
    <w:basedOn w:val="Normal"/>
    <w:link w:val="CommentTextChar"/>
    <w:uiPriority w:val="99"/>
    <w:semiHidden/>
    <w:unhideWhenUsed/>
    <w:rsid w:val="00B53348"/>
    <w:pPr>
      <w:spacing w:line="240" w:lineRule="auto"/>
    </w:pPr>
    <w:rPr>
      <w:sz w:val="20"/>
      <w:szCs w:val="20"/>
    </w:rPr>
  </w:style>
  <w:style w:type="character" w:customStyle="1" w:styleId="CommentTextChar">
    <w:name w:val="Comment Text Char"/>
    <w:basedOn w:val="DefaultParagraphFont"/>
    <w:link w:val="CommentText"/>
    <w:uiPriority w:val="99"/>
    <w:semiHidden/>
    <w:rsid w:val="00B53348"/>
    <w:rPr>
      <w:sz w:val="20"/>
      <w:szCs w:val="20"/>
    </w:rPr>
  </w:style>
  <w:style w:type="paragraph" w:styleId="CommentSubject">
    <w:name w:val="annotation subject"/>
    <w:basedOn w:val="CommentText"/>
    <w:next w:val="CommentText"/>
    <w:link w:val="CommentSubjectChar"/>
    <w:uiPriority w:val="99"/>
    <w:semiHidden/>
    <w:unhideWhenUsed/>
    <w:rsid w:val="00B53348"/>
    <w:rPr>
      <w:b/>
      <w:bCs/>
    </w:rPr>
  </w:style>
  <w:style w:type="character" w:customStyle="1" w:styleId="CommentSubjectChar">
    <w:name w:val="Comment Subject Char"/>
    <w:basedOn w:val="CommentTextChar"/>
    <w:link w:val="CommentSubject"/>
    <w:uiPriority w:val="99"/>
    <w:semiHidden/>
    <w:rsid w:val="00B53348"/>
    <w:rPr>
      <w:b/>
      <w:bCs/>
      <w:sz w:val="20"/>
      <w:szCs w:val="20"/>
    </w:rPr>
  </w:style>
  <w:style w:type="paragraph" w:styleId="Caption">
    <w:name w:val="caption"/>
    <w:basedOn w:val="Normal"/>
    <w:next w:val="Normal"/>
    <w:uiPriority w:val="35"/>
    <w:unhideWhenUsed/>
    <w:qFormat/>
    <w:rsid w:val="00CA614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0E9672-D1C3-4151-BEBF-15FBC0442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5</Pages>
  <Words>2344</Words>
  <Characters>13365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אורן  ציפורה שור</dc:creator>
  <cp:keywords/>
  <dc:description/>
  <cp:lastModifiedBy>אורן  ציפורה שור</cp:lastModifiedBy>
  <cp:revision>3</cp:revision>
  <dcterms:created xsi:type="dcterms:W3CDTF">2019-12-03T17:30:00Z</dcterms:created>
  <dcterms:modified xsi:type="dcterms:W3CDTF">2019-12-04T16:19:00Z</dcterms:modified>
</cp:coreProperties>
</file>